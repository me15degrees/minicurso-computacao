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peopleDocument.xml" ContentType="application/vnd.openxmlformats-officedocument.wordprocessingml.people+xml"/>
  <Override PartName="/word/commentsIdsDocument.xml" ContentType="application/vnd.openxmlformats-officedocument.wordprocessingml.commentsIds+xml"/>
  <Override PartName="/word/commentsExtensibleDocument.xml" ContentType="application/vnd.openxmlformats-officedocument.wordprocessingml.commentsExtensible+xml"/>
  <Override PartName="/word/commentsDocument.xml" ContentType="application/vnd.openxmlformats-officedocument.wordprocessingml.comments+xml"/>
  <Override PartName="/word/people.xml" ContentType="application/vnd.openxmlformats-officedocument.wordprocessingml.people+xml"/>
  <Override PartName="/word/commentsIds.xml" ContentType="application/vnd.openxmlformats-officedocument.wordprocessingml.commentsIds+xml"/>
  <Override PartName="/word/commentsExtended.xml" ContentType="application/vnd.openxmlformats-officedocument.wordprocessingml.commentsExtended+xml"/>
  <Override PartName="/word/footer1.xml" ContentType="application/vnd.openxmlformats-officedocument.wordprocessingml.footer+xml"/>
  <Override PartName="/word/numbering.xml" ContentType="application/vnd.openxmlformats-officedocument.wordprocessingml.numbering+xml"/>
  <Override PartName="/word/header1.xml" ContentType="application/vnd.openxmlformats-officedocument.wordprocessingml.header+xml"/>
  <Override PartName="/word/theme/theme1.xml" ContentType="application/vnd.openxmlformats-officedocument.theme+xml"/>
  <Override PartName="/word/endnotes.xml" ContentType="application/vnd.openxmlformats-officedocument.wordprocessingml.endnotes+xml"/>
  <Override PartName="/word/fontTable.xml" ContentType="application/vnd.openxmlformats-officedocument.wordprocessingml.fontTable+xml"/>
  <Override PartName="/word/commentsExtendedDocument.xml" ContentType="application/vnd.openxmlformats-officedocument.wordprocessingml.commentsExtended+xml"/>
  <Override PartName="/word/comments.xml" ContentType="application/vnd.openxmlformats-officedocument.wordprocessingml.comments+xml"/>
  <Override PartName="/word/webSettings.xml" ContentType="application/vnd.openxmlformats-officedocument.wordprocessingml.webSettings+xml"/>
  <Override PartName="/word/settings.xml" ContentType="application/vnd.openxmlformats-officedocument.wordprocessingml.settings+xml"/>
  <Override PartName="/word/commentsExtensible.xml" ContentType="application/vnd.openxmlformats-officedocument.wordprocessingml.commentsExtensible+xml"/>
  <Override PartName="/word/document.xml" ContentType="application/vnd.openxmlformats-officedocument.wordprocessingml.document.main+xml"/>
  <Override PartName="/customXml/itemProps1.xml" ContentType="application/vnd.openxmlformats-officedocument.customXmlProperties+xml"/>
  <Override PartName="/word/footnotes.xml" ContentType="application/vnd.openxmlformats-officedocument.wordprocessingml.footnotes+xml"/>
  <Override PartName="/word/styles.xml" ContentType="application/vnd.openxmlformats-officedocument.wordprocessingml.styl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jc w:val="center"/>
        <w:rPr>
          <w:rFonts w:ascii="Times New Roman" w:hAnsi="Times New Roman" w:eastAsia="Times New Roman" w:cs="Times New Roman"/>
          <w:b/>
          <w:bCs/>
          <w:sz w:val="24"/>
          <w:szCs w:val="24"/>
          <w:lang w:val="pt-BR"/>
        </w:rPr>
      </w:pPr>
      <w:r>
        <w:rPr>
          <w:rFonts w:ascii="Times New Roman" w:hAnsi="Times New Roman" w:eastAsia="Times New Roman" w:cs="Times New Roman"/>
          <w:b/>
          <w:bCs/>
          <w:sz w:val="24"/>
          <w:szCs w:val="24"/>
          <w:lang w:val="pt-BR"/>
        </w:rPr>
        <w:t xml:space="preserve">CONTRIBUIÇÕES ESQUECIDAS: O PAPEL DAS MULHERES NA COMPUTAÇÃO</w:t>
      </w:r>
      <w:r>
        <w:rPr>
          <w:rFonts w:ascii="Times New Roman" w:hAnsi="Times New Roman" w:eastAsia="Times New Roman" w:cs="Times New Roman"/>
          <w:b/>
          <w:bCs/>
          <w:sz w:val="24"/>
          <w:szCs w:val="24"/>
          <w:lang w:val="pt-BR"/>
        </w:rPr>
      </w:r>
      <w:r>
        <w:rPr>
          <w:rFonts w:ascii="Times New Roman" w:hAnsi="Times New Roman" w:eastAsia="Times New Roman" w:cs="Times New Roman"/>
          <w:b/>
          <w:bCs/>
          <w:sz w:val="24"/>
          <w:szCs w:val="24"/>
          <w:lang w:val="pt-BR"/>
        </w:rPr>
      </w:r>
    </w:p>
    <w:p>
      <w:pPr>
        <w:pBdr/>
        <w:spacing/>
        <w:ind/>
        <w:jc w:val="center"/>
        <w:rPr>
          <w:rFonts w:ascii="Times New Roman" w:hAnsi="Times New Roman" w:cs="Times New Roman"/>
          <w:b/>
          <w:bCs/>
          <w:sz w:val="24"/>
          <w:szCs w:val="24"/>
          <w:lang w:val="pt-BR"/>
        </w:rPr>
      </w:pPr>
      <w:r>
        <w:rPr>
          <w:rFonts w:ascii="Times New Roman" w:hAnsi="Times New Roman" w:cs="Times New Roman"/>
          <w:b/>
          <w:bCs/>
          <w:sz w:val="24"/>
          <w:szCs w:val="24"/>
          <w:lang w:val="pt-BR"/>
        </w:rPr>
      </w:r>
      <w:r>
        <w:rPr>
          <w:rFonts w:ascii="Times New Roman" w:hAnsi="Times New Roman" w:cs="Times New Roman"/>
          <w:b/>
          <w:bCs/>
          <w:sz w:val="24"/>
          <w:szCs w:val="24"/>
          <w:lang w:val="pt-BR"/>
        </w:rPr>
      </w:r>
      <w:r>
        <w:rPr>
          <w:rFonts w:ascii="Times New Roman" w:hAnsi="Times New Roman" w:cs="Times New Roman"/>
          <w:b/>
          <w:bCs/>
          <w:sz w:val="24"/>
          <w:szCs w:val="24"/>
          <w:lang w:val="pt-BR"/>
        </w:rPr>
      </w:r>
    </w:p>
    <w:p>
      <w:pPr>
        <w:pBdr/>
        <w:spacing/>
        <w:ind/>
        <w:jc w:val="center"/>
        <w:rPr>
          <w:rFonts w:ascii="Times New Roman" w:hAnsi="Times New Roman" w:cs="Times New Roman"/>
          <w:b/>
          <w:bCs/>
          <w:sz w:val="24"/>
          <w:szCs w:val="24"/>
          <w:lang w:val="pt-BR"/>
        </w:rPr>
      </w:pPr>
      <w:r>
        <w:rPr>
          <w:rFonts w:ascii="Times New Roman" w:hAnsi="Times New Roman" w:eastAsia="Times New Roman" w:cs="Times New Roman"/>
          <w:b/>
          <w:bCs/>
          <w:sz w:val="24"/>
          <w:szCs w:val="24"/>
          <w:lang w:val="pt-BR"/>
        </w:rPr>
        <w:t xml:space="preserve">Maria Eduarda Nascimento Andrade</w:t>
      </w:r>
      <w:r>
        <w:rPr>
          <w:rFonts w:ascii="Times New Roman" w:hAnsi="Times New Roman" w:eastAsia="Times New Roman" w:cs="Times New Roman"/>
          <w:b/>
          <w:bCs/>
          <w:sz w:val="24"/>
          <w:szCs w:val="24"/>
          <w:vertAlign w:val="superscript"/>
          <w:lang w:val="pt-BR"/>
        </w:rPr>
        <w:t xml:space="preserve">1</w:t>
      </w:r>
      <w:r>
        <w:rPr>
          <w:rFonts w:ascii="Times New Roman" w:hAnsi="Times New Roman" w:cs="Times New Roman"/>
          <w:b/>
          <w:bCs/>
          <w:sz w:val="24"/>
          <w:szCs w:val="24"/>
          <w:lang w:val="pt-BR"/>
        </w:rPr>
        <w:t xml:space="preserve">; </w:t>
      </w:r>
      <w:r>
        <w:rPr>
          <w:rFonts w:ascii="Times New Roman" w:hAnsi="Times New Roman" w:eastAsia="Times New Roman" w:cs="Times New Roman"/>
          <w:b/>
          <w:bCs/>
          <w:sz w:val="24"/>
          <w:szCs w:val="24"/>
          <w:lang w:val="pt-BR"/>
        </w:rPr>
        <w:t xml:space="preserve">Ana Paula Perini</w:t>
      </w:r>
      <w:r>
        <w:rPr>
          <w:rFonts w:ascii="Times New Roman" w:hAnsi="Times New Roman" w:eastAsia="Times New Roman" w:cs="Times New Roman"/>
          <w:b/>
          <w:bCs/>
          <w:sz w:val="24"/>
          <w:szCs w:val="24"/>
          <w:vertAlign w:val="superscript"/>
          <w:lang w:val="pt-BR"/>
        </w:rPr>
        <w:t xml:space="preserve">2,3</w:t>
      </w:r>
      <w:r>
        <w:rPr>
          <w:rFonts w:ascii="Times New Roman" w:hAnsi="Times New Roman" w:cs="Times New Roman"/>
          <w:b/>
          <w:bCs/>
          <w:sz w:val="24"/>
          <w:szCs w:val="24"/>
          <w:lang w:val="pt-BR"/>
        </w:rPr>
        <w:t xml:space="preserve"> e </w:t>
      </w:r>
      <w:r>
        <w:rPr>
          <w:rFonts w:ascii="Times New Roman" w:hAnsi="Times New Roman" w:eastAsia="Times New Roman" w:cs="Times New Roman"/>
          <w:b/>
          <w:bCs/>
          <w:sz w:val="24"/>
          <w:szCs w:val="24"/>
          <w:lang w:val="pt-BR"/>
        </w:rPr>
        <w:t xml:space="preserve">Lucio Pereira Neves</w:t>
      </w:r>
      <w:r>
        <w:rPr>
          <w:rFonts w:ascii="Times New Roman" w:hAnsi="Times New Roman" w:eastAsia="Times New Roman" w:cs="Times New Roman"/>
          <w:b/>
          <w:bCs/>
          <w:sz w:val="24"/>
          <w:szCs w:val="24"/>
          <w:vertAlign w:val="superscript"/>
          <w:lang w:val="pt-BR"/>
        </w:rPr>
        <w:t xml:space="preserve">2,3</w:t>
      </w:r>
      <w:r>
        <w:rPr>
          <w:rFonts w:ascii="Times New Roman" w:hAnsi="Times New Roman" w:cs="Times New Roman"/>
          <w:b/>
          <w:bCs/>
          <w:sz w:val="24"/>
          <w:szCs w:val="24"/>
          <w:lang w:val="pt-BR"/>
        </w:rPr>
      </w:r>
      <w:r>
        <w:rPr>
          <w:rFonts w:ascii="Times New Roman" w:hAnsi="Times New Roman" w:cs="Times New Roman"/>
          <w:b/>
          <w:bCs/>
          <w:sz w:val="24"/>
          <w:szCs w:val="24"/>
          <w:lang w:val="pt-BR"/>
        </w:rPr>
      </w:r>
    </w:p>
    <w:p>
      <w:pPr>
        <w:pBdr/>
        <w:spacing/>
        <w:ind/>
        <w:jc w:val="center"/>
        <w:rPr>
          <w:rFonts w:ascii="Times New Roman" w:hAnsi="Times New Roman" w:eastAsia="Times New Roman" w:cs="Times New Roman"/>
          <w:sz w:val="24"/>
          <w:szCs w:val="24"/>
          <w:lang w:val="pt-BR"/>
        </w:rPr>
      </w:pPr>
      <w:r>
        <w:rPr>
          <w:rFonts w:ascii="Times New Roman" w:hAnsi="Times New Roman" w:eastAsia="Times New Roman" w:cs="Times New Roman"/>
          <w:sz w:val="24"/>
          <w:szCs w:val="24"/>
          <w:vertAlign w:val="superscript"/>
          <w:lang w:val="pt-BR"/>
        </w:rPr>
        <w:t xml:space="preserve">1</w:t>
      </w:r>
      <w:r>
        <w:rPr>
          <w:rFonts w:ascii="Times New Roman" w:hAnsi="Times New Roman" w:eastAsia="Times New Roman" w:cs="Times New Roman"/>
          <w:sz w:val="24"/>
          <w:szCs w:val="24"/>
          <w:lang w:val="pt-BR"/>
        </w:rPr>
        <w:t xml:space="preserve">Faculdade de Engenharia Elétrica, Universidade Federal de Uberlândia</w:t>
      </w: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r>
    </w:p>
    <w:p>
      <w:pPr>
        <w:pBdr/>
        <w:spacing/>
        <w:ind/>
        <w:jc w:val="center"/>
        <w:rPr>
          <w:rFonts w:ascii="Times New Roman" w:hAnsi="Times New Roman" w:eastAsia="Times New Roman" w:cs="Times New Roman"/>
          <w:sz w:val="24"/>
          <w:szCs w:val="24"/>
          <w:lang w:val="pt-BR"/>
        </w:rPr>
      </w:pPr>
      <w:r>
        <w:rPr>
          <w:rFonts w:ascii="Times New Roman" w:hAnsi="Times New Roman" w:eastAsia="Times New Roman" w:cs="Times New Roman"/>
          <w:sz w:val="24"/>
          <w:szCs w:val="24"/>
          <w:vertAlign w:val="superscript"/>
          <w:lang w:val="pt-BR"/>
        </w:rPr>
        <w:t xml:space="preserve">2</w:t>
      </w:r>
      <w:r>
        <w:rPr>
          <w:rFonts w:ascii="Times New Roman" w:hAnsi="Times New Roman" w:eastAsia="Times New Roman" w:cs="Times New Roman"/>
          <w:sz w:val="24"/>
          <w:szCs w:val="24"/>
          <w:lang w:val="pt-BR"/>
        </w:rPr>
        <w:t xml:space="preserve">Instituto de Física, </w:t>
      </w:r>
      <w:r>
        <w:rPr>
          <w:rFonts w:ascii="Times New Roman" w:hAnsi="Times New Roman" w:eastAsia="Times New Roman" w:cs="Times New Roman"/>
          <w:sz w:val="24"/>
          <w:szCs w:val="24"/>
          <w:lang w:val="pt-BR"/>
        </w:rPr>
        <w:t xml:space="preserve">Universidade Federal de Uberlândia</w:t>
      </w: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r>
    </w:p>
    <w:p>
      <w:pPr>
        <w:pBdr/>
        <w:spacing/>
        <w:ind/>
        <w:jc w:val="center"/>
        <w:rPr>
          <w:rFonts w:ascii="Times New Roman" w:hAnsi="Times New Roman" w:eastAsia="Times New Roman" w:cs="Times New Roman"/>
          <w:sz w:val="24"/>
          <w:szCs w:val="24"/>
          <w:lang w:val="pt-BR"/>
        </w:rPr>
      </w:pPr>
      <w:r>
        <w:rPr>
          <w:rFonts w:ascii="Times New Roman" w:hAnsi="Times New Roman" w:eastAsia="Times New Roman" w:cs="Times New Roman"/>
          <w:sz w:val="24"/>
          <w:szCs w:val="24"/>
          <w:vertAlign w:val="superscript"/>
          <w:lang w:val="pt-BR"/>
        </w:rPr>
        <w:t xml:space="preserve">3</w:t>
      </w:r>
      <w:r>
        <w:rPr>
          <w:rFonts w:ascii="Times New Roman" w:hAnsi="Times New Roman" w:eastAsia="Times New Roman" w:cs="Times New Roman"/>
          <w:sz w:val="24"/>
          <w:szCs w:val="24"/>
          <w:lang w:val="pt-BR"/>
        </w:rPr>
        <w:t xml:space="preserve">Faculdade de Engenharia Elétrica, Programa de Pós-Graduação em Engenharia Biomédica, Universidade Federal de Uberlândia</w:t>
      </w: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r>
    </w:p>
    <w:p>
      <w:pPr>
        <w:pBdr/>
        <w:spacing/>
        <w:ind/>
        <w:jc w:val="center"/>
        <w:rPr>
          <w:rFonts w:ascii="Times New Roman" w:hAnsi="Times New Roman" w:eastAsia="Times New Roman" w:cs="Times New Roman"/>
          <w:sz w:val="24"/>
          <w:szCs w:val="24"/>
          <w:lang w:val="pt-BR"/>
        </w:rPr>
      </w:pP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r>
    </w:p>
    <w:p>
      <w:pPr>
        <w:pBdr/>
        <w:spacing w:line="360" w:lineRule="auto"/>
        <w:ind/>
        <w:jc w:val="both"/>
        <w:rPr>
          <w:rFonts w:ascii="Times New Roman" w:hAnsi="Times New Roman" w:eastAsia="Times New Roman" w:cs="Times New Roman"/>
          <w:b/>
          <w:bCs/>
          <w:sz w:val="24"/>
          <w:szCs w:val="24"/>
          <w:lang w:val="pt-BR"/>
        </w:rPr>
      </w:pPr>
      <w:r>
        <w:rPr>
          <w:rFonts w:ascii="Times New Roman" w:hAnsi="Times New Roman" w:eastAsia="Times New Roman" w:cs="Times New Roman"/>
          <w:b/>
          <w:bCs/>
          <w:sz w:val="24"/>
          <w:szCs w:val="24"/>
          <w:lang w:val="pt-BR"/>
        </w:rPr>
        <w:t xml:space="preserve">RESUMO</w:t>
      </w:r>
      <w:r>
        <w:rPr>
          <w:rFonts w:ascii="Times New Roman" w:hAnsi="Times New Roman" w:eastAsia="Times New Roman" w:cs="Times New Roman"/>
          <w:b/>
          <w:bCs/>
          <w:sz w:val="24"/>
          <w:szCs w:val="24"/>
          <w:lang w:val="pt-BR"/>
        </w:rPr>
      </w:r>
      <w:r>
        <w:rPr>
          <w:rFonts w:ascii="Times New Roman" w:hAnsi="Times New Roman" w:eastAsia="Times New Roman" w:cs="Times New Roman"/>
          <w:b/>
          <w:bCs/>
          <w:sz w:val="24"/>
          <w:szCs w:val="24"/>
          <w:lang w:val="pt-BR"/>
        </w:rPr>
      </w:r>
    </w:p>
    <w:p>
      <w:pPr>
        <w:pBdr/>
        <w:spacing w:line="360" w:lineRule="auto"/>
        <w:ind/>
        <w:jc w:val="both"/>
        <w:rPr>
          <w:rFonts w:ascii="Times New Roman" w:hAnsi="Times New Roman" w:eastAsia="Times New Roman" w:cs="Times New Roman"/>
          <w:bCs/>
          <w:i/>
          <w:sz w:val="24"/>
          <w:szCs w:val="24"/>
          <w:lang w:val="pt-BR"/>
        </w:rPr>
      </w:pPr>
      <w:r>
        <w:rPr>
          <w:rFonts w:ascii="Times New Roman" w:hAnsi="Times New Roman" w:eastAsia="Times New Roman" w:cs="Times New Roman"/>
          <w:i/>
          <w:iCs/>
          <w:sz w:val="24"/>
          <w:szCs w:val="24"/>
          <w:lang w:val="pt-BR"/>
        </w:rPr>
        <w:t xml:space="preserve">A história das ciências é marcada pelo apagamento de setores que compõe minorias, tanto no aspecto de incluir tais segmentos sociais para a produção de ciência, quanto na divulgação para este público. Esses comportamentos históricos culminam na realidade d</w:t>
      </w:r>
      <w:r>
        <w:rPr>
          <w:rFonts w:ascii="Times New Roman" w:hAnsi="Times New Roman" w:eastAsia="Times New Roman" w:cs="Times New Roman"/>
          <w:i/>
          <w:iCs/>
          <w:sz w:val="24"/>
          <w:szCs w:val="24"/>
          <w:lang w:val="pt-BR"/>
        </w:rPr>
        <w:t xml:space="preserve">os dias de hoje: o apagamento de contribuições científicas de mulheres, pessoas pretas, LGBTQIA+, indígenas, pessoas com deficiência e de origem socioeconômica desfavorecida. Reconhecer e corrigir essa lacuna na história das ciências é essencial para promo</w:t>
      </w:r>
      <w:r>
        <w:rPr>
          <w:rFonts w:ascii="Times New Roman" w:hAnsi="Times New Roman" w:eastAsia="Times New Roman" w:cs="Times New Roman"/>
          <w:i/>
          <w:iCs/>
          <w:sz w:val="24"/>
          <w:szCs w:val="24"/>
          <w:lang w:val="pt-BR"/>
        </w:rPr>
        <w:t xml:space="preserve">ver a diversidade e a equidade no campo científico. Neste artigo de revisão histórica, será tratado em específico das contribuições femininas ao campo da computação.</w:t>
      </w:r>
      <w:r>
        <w:rPr>
          <w:rFonts w:ascii="Times New Roman" w:hAnsi="Times New Roman" w:eastAsia="Times New Roman" w:cs="Times New Roman"/>
          <w:bCs/>
          <w:i/>
          <w:sz w:val="24"/>
          <w:szCs w:val="24"/>
          <w:lang w:val="pt-BR"/>
        </w:rPr>
      </w:r>
      <w:r>
        <w:rPr>
          <w:rFonts w:ascii="Times New Roman" w:hAnsi="Times New Roman" w:eastAsia="Times New Roman" w:cs="Times New Roman"/>
          <w:bCs/>
          <w:i/>
          <w:sz w:val="24"/>
          <w:szCs w:val="24"/>
          <w:lang w:val="pt-BR"/>
        </w:rPr>
      </w:r>
    </w:p>
    <w:p>
      <w:pPr>
        <w:pBdr/>
        <w:spacing w:line="360" w:lineRule="auto"/>
        <w:ind/>
        <w:jc w:val="both"/>
        <w:rPr>
          <w:rFonts w:ascii="Times New Roman" w:hAnsi="Times New Roman" w:eastAsia="Times New Roman" w:cs="Times New Roman"/>
          <w:sz w:val="24"/>
          <w:szCs w:val="24"/>
          <w:lang w:val="pt-BR"/>
        </w:rPr>
      </w:pPr>
      <w:r>
        <w:rPr>
          <w:rFonts w:ascii="Times New Roman" w:hAnsi="Times New Roman" w:eastAsia="Times New Roman" w:cs="Times New Roman"/>
          <w:sz w:val="24"/>
          <w:szCs w:val="24"/>
          <w:lang w:val="pt-BR"/>
        </w:rPr>
        <w:t xml:space="preserve">Palavras-chave: Mulheres; Computação; Revisão Histórica.</w:t>
      </w: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r>
    </w:p>
    <w:p>
      <w:pPr>
        <w:pBdr/>
        <w:spacing w:line="360" w:lineRule="auto"/>
        <w:ind/>
        <w:jc w:val="both"/>
        <w:rPr>
          <w:rFonts w:ascii="Times New Roman" w:hAnsi="Times New Roman" w:eastAsia="Times New Roman" w:cs="Times New Roman"/>
          <w:sz w:val="24"/>
          <w:szCs w:val="24"/>
          <w:lang w:val="pt-BR"/>
        </w:rPr>
      </w:pP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r>
    </w:p>
    <w:p>
      <w:pPr>
        <w:pBdr/>
        <w:spacing w:line="360" w:lineRule="auto"/>
        <w:ind/>
        <w:jc w:val="both"/>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 xml:space="preserve">ABSTRACT</w:t>
      </w:r>
      <w:r>
        <w:rPr>
          <w:rFonts w:ascii="Times New Roman" w:hAnsi="Times New Roman" w:eastAsia="Times New Roman" w:cs="Times New Roman"/>
          <w:b/>
          <w:bCs/>
          <w:sz w:val="24"/>
          <w:szCs w:val="24"/>
        </w:rPr>
      </w:r>
      <w:r>
        <w:rPr>
          <w:rFonts w:ascii="Times New Roman" w:hAnsi="Times New Roman" w:eastAsia="Times New Roman" w:cs="Times New Roman"/>
          <w:b/>
          <w:bCs/>
          <w:sz w:val="24"/>
          <w:szCs w:val="24"/>
        </w:rPr>
      </w:r>
    </w:p>
    <w:p>
      <w:pPr>
        <w:pBdr/>
        <w:spacing w:line="360" w:lineRule="auto"/>
        <w:ind w:firstLine="708"/>
        <w:jc w:val="both"/>
        <w:rPr>
          <w:bCs/>
          <w:i/>
        </w:rPr>
      </w:pPr>
      <w:r>
        <w:rPr>
          <w:rFonts w:ascii="Times New Roman" w:hAnsi="Times New Roman" w:eastAsia="Times New Roman" w:cs="Times New Roman"/>
          <w:i/>
          <w:iCs/>
          <w:sz w:val="24"/>
          <w:szCs w:val="24"/>
        </w:rPr>
        <w:t xml:space="preserve">The history of science is marked by the erasure of sectors that constitute minorities, both in terms of including such social segments in the production of science and in dissemination to this audience. These historical behaviors culminate in today's reali</w:t>
      </w:r>
      <w:r>
        <w:rPr>
          <w:rFonts w:ascii="Times New Roman" w:hAnsi="Times New Roman" w:eastAsia="Times New Roman" w:cs="Times New Roman"/>
          <w:i/>
          <w:iCs/>
          <w:sz w:val="24"/>
          <w:szCs w:val="24"/>
        </w:rPr>
        <w:t xml:space="preserve">ty: the erasure of scientific contributions from women, people of color, LGBTQIA+ individuals, indigenous peoples, people with disabilities, and those from socioeconomically disadvantaged backgrounds. Recognizing and correcting this gap in the history of s</w:t>
      </w:r>
      <w:r>
        <w:rPr>
          <w:rFonts w:ascii="Times New Roman" w:hAnsi="Times New Roman" w:eastAsia="Times New Roman" w:cs="Times New Roman"/>
          <w:i/>
          <w:iCs/>
          <w:sz w:val="24"/>
          <w:szCs w:val="24"/>
        </w:rPr>
        <w:t xml:space="preserve">cience is essential for promoting diversity and equity in the scientific field. This historical review paper will specifically address the contributions of women to the field of computing.</w:t>
      </w:r>
      <w:r>
        <w:rPr>
          <w:bCs/>
          <w:i/>
        </w:rPr>
      </w:r>
      <w:r>
        <w:rPr>
          <w:bCs/>
          <w:i/>
        </w:rPr>
      </w:r>
    </w:p>
    <w:p>
      <w:pPr>
        <w:pBdr/>
        <w:spacing w:line="360" w:lineRule="auto"/>
        <w:ind/>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Keywords: Women; Computing; Historical Review.</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871"/>
        <w:pBdr/>
        <w:spacing/>
        <w:ind/>
        <w:jc w:val="center"/>
        <w:rPr>
          <w:rFonts w:ascii="Times New Roman" w:hAnsi="Times New Roman" w:eastAsia="Times New Roman" w:cs="Times New Roman"/>
          <w:b/>
          <w:bCs/>
          <w:sz w:val="24"/>
          <w:szCs w:val="24"/>
          <w:lang w:val="pt-BR"/>
        </w:rPr>
      </w:pPr>
      <w:r/>
      <w:bookmarkStart w:id="1" w:name="_Toc1"/>
      <w:r>
        <w:rPr>
          <w:rFonts w:ascii="Times New Roman" w:hAnsi="Times New Roman" w:eastAsia="Times New Roman" w:cs="Times New Roman"/>
          <w:b/>
          <w:bCs/>
          <w:sz w:val="24"/>
          <w:szCs w:val="24"/>
          <w:lang w:val="pt-BR"/>
        </w:rPr>
        <w:t xml:space="preserve">1.INTRODUÇÃO</w:t>
      </w:r>
      <w:bookmarkEnd w:id="1"/>
      <w:r>
        <w:rPr>
          <w:rFonts w:ascii="Times New Roman" w:hAnsi="Times New Roman" w:eastAsia="Times New Roman" w:cs="Times New Roman"/>
          <w:b/>
          <w:bCs/>
          <w:sz w:val="24"/>
          <w:szCs w:val="24"/>
          <w:lang w:val="pt-BR"/>
          <w:rPrChange w:id="0" w:author="Lucio Pereira Neves" w:date="2024-08-01T16:31:00Z">
            <w:rPr>
              <w:rFonts w:ascii="Times New Roman" w:hAnsi="Times New Roman" w:eastAsia="Times New Roman" w:cs="Times New Roman"/>
              <w:b/>
              <w:bCs/>
              <w:sz w:val="24"/>
              <w:szCs w:val="24"/>
            </w:rPr>
          </w:rPrChange>
        </w:rPr>
      </w:r>
      <w:commentRangeStart w:id="0"/>
      <w:r/>
      <w:commentRangeStart w:id="1"/>
      <w:r/>
      <w:commentRangeEnd w:id="1"/>
      <w:r>
        <w:commentReference w:id="1"/>
      </w:r>
      <w:r/>
      <w:commentRangeEnd w:id="0"/>
      <w:r>
        <w:commentReference w:id="0"/>
      </w:r>
      <w:r>
        <w:rPr>
          <w:rFonts w:ascii="Times New Roman" w:hAnsi="Times New Roman" w:eastAsia="Times New Roman" w:cs="Times New Roman"/>
          <w:b/>
          <w:bCs/>
          <w:sz w:val="24"/>
          <w:szCs w:val="24"/>
          <w:lang w:val="pt-BR"/>
        </w:rPr>
      </w:r>
      <w:r>
        <w:rPr>
          <w:rFonts w:ascii="Times New Roman" w:hAnsi="Times New Roman" w:eastAsia="Times New Roman" w:cs="Times New Roman"/>
          <w:b/>
          <w:bCs/>
          <w:sz w:val="24"/>
          <w:szCs w:val="24"/>
          <w:lang w:val="pt-BR"/>
        </w:rPr>
      </w:r>
    </w:p>
    <w:p>
      <w:pPr>
        <w:pBdr/>
        <w:spacing w:line="360" w:lineRule="auto"/>
        <w:ind w:firstLine="708"/>
        <w:jc w:val="both"/>
        <w:rPr>
          <w:rFonts w:ascii="Times New Roman" w:hAnsi="Times New Roman" w:cs="Times New Roman"/>
          <w:sz w:val="32"/>
          <w:szCs w:val="32"/>
        </w:rPr>
      </w:pPr>
      <w:r>
        <w:rPr>
          <w:rFonts w:ascii="Times New Roman" w:hAnsi="Times New Roman" w:eastAsia="Times New Roman" w:cs="Times New Roman"/>
          <w:sz w:val="24"/>
          <w:szCs w:val="24"/>
          <w:lang w:val="pt-BR"/>
        </w:rPr>
      </w:r>
      <w:r>
        <mc:AlternateContent>
          <mc:Choice Requires="wpg">
            <w:drawing>
              <wp:anchor xmlns:wp="http://schemas.openxmlformats.org/drawingml/2006/wordprocessingDrawing" xmlns:wp14="http://schemas.microsoft.com/office/word/2010/wordprocessingDrawing" distT="0" distB="0" distL="115200" distR="115200" simplePos="0" relativeHeight="214016" behindDoc="0" locked="0" layoutInCell="1" allowOverlap="1">
                <wp:simplePos x="0" y="0"/>
                <wp:positionH relativeFrom="column">
                  <wp:posOffset>0</wp:posOffset>
                </wp:positionH>
                <wp:positionV relativeFrom="paragraph">
                  <wp:posOffset>2082737</wp:posOffset>
                </wp:positionV>
                <wp:extent cx="5760085" cy="3240048"/>
                <wp:effectExtent l="0" t="0" r="0" b="0"/>
                <wp:wrapSquare wrapText="bothSides"/>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79674" name=""/>
                        <pic:cNvPicPr>
                          <a:picLocks noChangeAspect="1"/>
                        </pic:cNvPicPr>
                        <pic:nvPr/>
                      </pic:nvPicPr>
                      <pic:blipFill>
                        <a:blip r:embed="rId12"/>
                        <a:stretch/>
                      </pic:blipFill>
                      <pic:spPr bwMode="auto">
                        <a:xfrm>
                          <a:off x="0" y="0"/>
                          <a:ext cx="5760084" cy="3240047"/>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14016;o:allowoverlap:true;o:allowincell:true;mso-position-horizontal-relative:text;margin-left:0.00pt;mso-position-horizontal:absolute;mso-position-vertical-relative:text;margin-top:164.00pt;mso-position-vertical:absolute;width:453.55pt;height:255.12pt;mso-wrap-distance-left:9.07pt;mso-wrap-distance-top:0.00pt;mso-wrap-distance-right:9.07pt;mso-wrap-distance-bottom:0.00pt;z-index:1;" stroked="false">
                <w10:wrap type="square"/>
                <v:imagedata r:id="rId12" o:title=""/>
                <o:lock v:ext="edit" rotation="t"/>
              </v:shape>
            </w:pict>
          </mc:Fallback>
        </mc:AlternateContent>
      </w: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t xml:space="preserve">A hist</w:t>
      </w:r>
      <w:r>
        <w:rPr>
          <w:rFonts w:ascii="Times New Roman" w:hAnsi="Times New Roman" w:eastAsia="Times New Roman" w:cs="Times New Roman"/>
          <w:sz w:val="24"/>
          <w:szCs w:val="24"/>
          <w:lang w:val="pt-BR"/>
        </w:rPr>
        <w:t xml:space="preserve">ória da computaç</w:t>
      </w:r>
      <w:r>
        <w:rPr>
          <w:rFonts w:ascii="Times New Roman" w:hAnsi="Times New Roman" w:eastAsia="Times New Roman" w:cs="Times New Roman"/>
          <w:sz w:val="24"/>
          <w:szCs w:val="24"/>
          <w:lang w:val="pt-BR"/>
        </w:rPr>
        <w:t xml:space="preserve">ão sempre esteve marcada pela presença feminina (Figura 1), apesar de muitas delas terem seus feitos invisibilizados pela sociedade. Al</w:t>
      </w:r>
      <w:r>
        <w:rPr>
          <w:rFonts w:ascii="Times New Roman" w:hAnsi="Times New Roman" w:eastAsia="Times New Roman" w:cs="Times New Roman"/>
          <w:sz w:val="24"/>
          <w:szCs w:val="24"/>
          <w:lang w:val="pt-BR"/>
        </w:rPr>
        <w:t xml:space="preserve">ém disso, tal </w:t>
      </w:r>
      <w:r>
        <w:rPr>
          <w:rFonts w:ascii="Times New Roman" w:hAnsi="Times New Roman" w:eastAsia="Times New Roman" w:cs="Times New Roman"/>
          <w:sz w:val="24"/>
          <w:szCs w:val="24"/>
          <w:lang w:val="pt-BR"/>
        </w:rPr>
        <w:t xml:space="preserve">área </w:t>
      </w:r>
      <w:r>
        <w:rPr>
          <w:rFonts w:ascii="Times New Roman" w:hAnsi="Times New Roman" w:eastAsia="Times New Roman" w:cs="Times New Roman"/>
          <w:sz w:val="24"/>
          <w:szCs w:val="24"/>
          <w:lang w:val="pt-BR"/>
        </w:rPr>
        <w:t xml:space="preserve"> cresceu com necessidade humana de operacionalizar determinadas atividades como c</w:t>
      </w:r>
      <w:r>
        <w:rPr>
          <w:rFonts w:ascii="Times New Roman" w:hAnsi="Times New Roman" w:eastAsia="Times New Roman" w:cs="Times New Roman"/>
          <w:sz w:val="24"/>
          <w:szCs w:val="24"/>
          <w:lang w:val="pt-BR"/>
        </w:rPr>
        <w:t xml:space="preserve">álculos, e limitada tanto por fatores f</w:t>
      </w:r>
      <w:r>
        <w:rPr>
          <w:rFonts w:ascii="Times New Roman" w:hAnsi="Times New Roman" w:eastAsia="Times New Roman" w:cs="Times New Roman"/>
          <w:sz w:val="24"/>
          <w:szCs w:val="24"/>
          <w:lang w:val="pt-BR"/>
        </w:rPr>
        <w:t xml:space="preserve">ísicos, como de novas teorias. Para isso, deve-se primeiramente entender a import</w:t>
      </w:r>
      <w:r>
        <w:rPr>
          <w:rFonts w:ascii="Times New Roman" w:hAnsi="Times New Roman" w:eastAsia="Times New Roman" w:cs="Times New Roman"/>
          <w:sz w:val="24"/>
          <w:szCs w:val="24"/>
          <w:lang w:val="pt-BR"/>
        </w:rPr>
        <w:t xml:space="preserve">ância do sistema </w:t>
      </w:r>
      <w:r>
        <w:rPr>
          <w:rFonts w:ascii="Times New Roman" w:hAnsi="Times New Roman" w:eastAsia="Times New Roman" w:cs="Times New Roman"/>
          <w:sz w:val="24"/>
          <w:szCs w:val="24"/>
          <w:lang w:val="pt-BR"/>
        </w:rPr>
        <w:t xml:space="preserve">binário</w:t>
      </w:r>
      <w:r>
        <w:rPr>
          <w:rStyle w:val="1036"/>
          <w:rFonts w:ascii="Times New Roman" w:hAnsi="Times New Roman" w:eastAsia="Times New Roman" w:cs="Times New Roman"/>
          <w:sz w:val="24"/>
          <w:szCs w:val="24"/>
          <w:lang w:val="pt-BR"/>
        </w:rPr>
        <w:footnoteReference w:id="2"/>
      </w:r>
      <w:r>
        <w:rPr>
          <w:rStyle w:val="1036"/>
          <w:rFonts w:ascii="Times New Roman" w:hAnsi="Times New Roman" w:eastAsia="Times New Roman" w:cs="Times New Roman"/>
          <w:sz w:val="24"/>
          <w:szCs w:val="24"/>
          <w:vertAlign w:val="baseline"/>
          <w:lang w:val="pt-BR"/>
        </w:rPr>
        <w:t xml:space="preserve"> na computaç</w:t>
      </w:r>
      <w:r>
        <w:rPr>
          <w:rStyle w:val="1036"/>
          <w:rFonts w:ascii="Times New Roman" w:hAnsi="Times New Roman" w:eastAsia="Times New Roman" w:cs="Times New Roman"/>
          <w:sz w:val="24"/>
          <w:szCs w:val="24"/>
          <w:vertAlign w:val="baseline"/>
          <w:lang w:val="pt-BR"/>
        </w:rPr>
        <w:t xml:space="preserve">ão</w:t>
      </w:r>
      <w:r>
        <w:rPr>
          <w:rFonts w:ascii="Times New Roman" w:hAnsi="Times New Roman" w:eastAsia="Times New Roman" w:cs="Times New Roman"/>
          <w:sz w:val="24"/>
          <w:szCs w:val="24"/>
          <w:lang w:val="pt-BR"/>
        </w:rPr>
        <w:t xml:space="preserve">. Seu sistema atua de forma que, quando a soma de bits em uma posição excede 1, há um transport</w:t>
      </w:r>
      <w:r>
        <w:rPr>
          <w:rFonts w:ascii="Times New Roman" w:hAnsi="Times New Roman" w:eastAsia="Times New Roman" w:cs="Times New Roman"/>
          <w:sz w:val="24"/>
          <w:szCs w:val="24"/>
          <w:lang w:val="pt-BR"/>
        </w:rPr>
        <w:t xml:space="preserve">e para a próxima posição, isto </w:t>
      </w:r>
      <w:r>
        <w:rPr>
          <w:rFonts w:ascii="Times New Roman" w:hAnsi="Times New Roman" w:eastAsia="Times New Roman" w:cs="Times New Roman"/>
          <w:sz w:val="24"/>
          <w:szCs w:val="24"/>
          <w:lang w:val="pt-BR"/>
        </w:rPr>
        <w:t xml:space="preserve">é, </w:t>
      </w:r>
      <w:r>
        <w:rPr>
          <w:rFonts w:ascii="Times New Roman" w:hAnsi="Times New Roman" w:eastAsia="Times New Roman" w:cs="Times New Roman"/>
          <w:sz w:val="24"/>
          <w:szCs w:val="24"/>
          <w:lang w:val="pt-BR"/>
        </w:rPr>
        <w:t xml:space="preserve">os símbolos são agrupados e convertidos para a próxima ordem de magnitude quando necessário</w:t>
      </w:r>
      <w:r>
        <w:rPr>
          <w:rFonts w:ascii="Times New Roman" w:hAnsi="Times New Roman" w:eastAsia="Times New Roman" w:cs="Times New Roman"/>
          <w:sz w:val="24"/>
          <w:szCs w:val="24"/>
          <w:lang w:val="pt-BR"/>
        </w:rPr>
        <w:t xml:space="preserve"> (Gillings, 1982).</w:t>
      </w:r>
      <w:r>
        <w:rPr>
          <w:rFonts w:ascii="Times New Roman" w:hAnsi="Times New Roman" w:cs="Times New Roman"/>
          <w:sz w:val="32"/>
          <w:szCs w:val="32"/>
        </w:rPr>
      </w:r>
      <w:r>
        <w:rPr>
          <w:rFonts w:ascii="Times New Roman" w:hAnsi="Times New Roman" w:cs="Times New Roman"/>
          <w:sz w:val="32"/>
          <w:szCs w:val="32"/>
        </w:rPr>
      </w:r>
      <w:r>
        <w:rPr>
          <w:lang w:val="pt-BR"/>
        </w:rPr>
      </w:r>
      <w:r>
        <w:rPr>
          <w:rFonts w:ascii="Times New Roman" w:hAnsi="Times New Roman" w:eastAsia="Times New Roman" w:cs="Times New Roman"/>
          <w:sz w:val="24"/>
          <w:szCs w:val="24"/>
          <w:lang w:val="pt-BR"/>
        </w:rPr>
      </w:r>
      <w:r>
        <w:rPr>
          <w:lang w:val="pt-BR"/>
        </w:rPr>
      </w:r>
      <w:r/>
      <w:r>
        <w:rPr>
          <w:rFonts w:ascii="Times New Roman" w:hAnsi="Times New Roman" w:cs="Times New Roman"/>
          <w:sz w:val="32"/>
          <w:szCs w:val="32"/>
        </w:rPr>
      </w:r>
    </w:p>
    <w:p>
      <w:pPr>
        <w:pBdr/>
        <w:spacing w:line="360" w:lineRule="auto"/>
        <w:ind/>
        <w:jc w:val="both"/>
        <w:rPr>
          <w:lang w:val="pt-BR"/>
        </w:rPr>
      </w:pP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r>
      <w:r>
        <w:rPr>
          <w:rFonts w:ascii="Times New Roman" w:hAnsi="Times New Roman" w:eastAsia="Times New Roman" w:cs="Times New Roman"/>
          <w:b/>
          <w:bCs/>
          <w:sz w:val="20"/>
          <w:szCs w:val="20"/>
          <w:lang w:val="pt-BR"/>
        </w:rPr>
        <w:t xml:space="preserve">Figura 1 </w:t>
      </w:r>
      <w:r>
        <w:rPr>
          <w:rFonts w:ascii="Times New Roman" w:hAnsi="Times New Roman" w:eastAsia="Times New Roman" w:cs="Times New Roman"/>
          <w:sz w:val="20"/>
          <w:szCs w:val="20"/>
          <w:lang w:val="pt-BR"/>
        </w:rPr>
        <w:t xml:space="preserve">- (1) Ada Lovelace, (2) Grace Hopper, (3) </w:t>
      </w:r>
      <w:r>
        <w:rPr>
          <w:rFonts w:ascii="Times New Roman" w:hAnsi="Times New Roman" w:eastAsia="Times New Roman" w:cs="Times New Roman"/>
          <w:sz w:val="20"/>
          <w:szCs w:val="20"/>
          <w:lang w:val="pt-BR"/>
        </w:rPr>
      </w:r>
      <w:r>
        <w:rPr>
          <w:rFonts w:ascii="Times New Roman" w:hAnsi="Times New Roman" w:eastAsia="Times New Roman" w:cs="Times New Roman"/>
          <w:sz w:val="20"/>
          <w:szCs w:val="20"/>
          <w:lang w:val="pt-BR"/>
        </w:rPr>
        <w:t xml:space="preserve">Ruth Lichterman e Marlyn Wescoff</w:t>
      </w:r>
      <w:r>
        <w:rPr>
          <w:rFonts w:ascii="Times New Roman" w:hAnsi="Times New Roman" w:eastAsia="Times New Roman" w:cs="Times New Roman"/>
          <w:sz w:val="20"/>
          <w:szCs w:val="20"/>
          <w:lang w:val="pt-BR"/>
        </w:rPr>
      </w:r>
      <w:r>
        <w:rPr>
          <w:rFonts w:ascii="Times New Roman" w:hAnsi="Times New Roman" w:eastAsia="Times New Roman" w:cs="Times New Roman"/>
          <w:sz w:val="20"/>
          <w:szCs w:val="20"/>
          <w:lang w:val="pt-BR"/>
        </w:rPr>
        <w:t xml:space="preserve"> (4) </w:t>
      </w:r>
      <w:r>
        <w:rPr>
          <w:rFonts w:ascii="Times New Roman" w:hAnsi="Times New Roman" w:eastAsia="Times New Roman" w:cs="Times New Roman"/>
          <w:sz w:val="20"/>
          <w:szCs w:val="20"/>
          <w:lang w:val="pt-BR"/>
        </w:rPr>
        <w:t xml:space="preserve">Frances Holberton</w:t>
      </w:r>
      <w:r>
        <w:rPr>
          <w:rFonts w:ascii="Times New Roman" w:hAnsi="Times New Roman" w:eastAsia="Times New Roman" w:cs="Times New Roman"/>
          <w:sz w:val="20"/>
          <w:szCs w:val="20"/>
          <w:lang w:val="pt-BR"/>
        </w:rPr>
        <w:t xml:space="preserve">, (5) Edith Clarke, (6) Hedy Lammar, (7) Jean E. Sammet , (8) Francis Allen, (9)</w:t>
      </w:r>
      <w:r>
        <w:rPr>
          <w:rFonts w:ascii="Times New Roman" w:hAnsi="Times New Roman" w:eastAsia="Times New Roman" w:cs="Times New Roman"/>
          <w:sz w:val="20"/>
          <w:szCs w:val="20"/>
          <w:lang w:val="pt-BR"/>
        </w:rPr>
        <w:t xml:space="preserve"> Kathleen Booth</w:t>
      </w:r>
      <w:r>
        <w:rPr>
          <w:rFonts w:ascii="Times New Roman" w:hAnsi="Times New Roman" w:eastAsia="Times New Roman" w:cs="Times New Roman"/>
          <w:sz w:val="20"/>
          <w:szCs w:val="20"/>
          <w:lang w:val="pt-BR"/>
        </w:rPr>
        <w:t xml:space="preserve">, (10) Mary Kenneth Keller, (11) Edith Ranzini, (12) Claudia Bauzer, (13) Luzia Renn</w:t>
      </w:r>
      <w:r>
        <w:rPr>
          <w:rFonts w:ascii="Times New Roman" w:hAnsi="Times New Roman" w:eastAsia="Times New Roman" w:cs="Times New Roman"/>
          <w:sz w:val="20"/>
          <w:szCs w:val="20"/>
          <w:lang w:val="pt-BR"/>
        </w:rPr>
        <w:t xml:space="preserve">ó Moreira</w:t>
      </w:r>
      <w:r>
        <w:rPr>
          <w:rFonts w:ascii="Times New Roman" w:hAnsi="Times New Roman" w:eastAsia="Times New Roman" w:cs="Times New Roman"/>
          <w:sz w:val="20"/>
          <w:szCs w:val="20"/>
          <w:lang w:val="pt-BR"/>
        </w:rPr>
        <w:t xml:space="preserve">, (14) Carol Shaw, (15) Roberta Willians, (16) Radia Perlman, (17) Margareth Hamilton, (18) Katherine Johnson, (19) Dorothy Vaughan, (20) Katherine Bouman.</w:t>
      </w:r>
      <w:r>
        <w:rPr>
          <w:lang w:val="pt-BR"/>
        </w:rPr>
      </w:r>
      <w:r/>
    </w:p>
    <w:p>
      <w:pPr>
        <w:pBdr/>
        <w:spacing w:line="360" w:lineRule="auto"/>
        <w:ind w:firstLine="708"/>
        <w:jc w:val="both"/>
        <w:rPr>
          <w:rFonts w:ascii="Times New Roman" w:hAnsi="Times New Roman" w:eastAsia="Times New Roman" w:cs="Times New Roman"/>
          <w:sz w:val="24"/>
          <w:szCs w:val="24"/>
          <w:lang w:val="pt-BR"/>
        </w:rPr>
      </w:pP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t xml:space="preserve">Outro marco aconteceu com Charles Babbage (1792-1871), que projetou máquinas revolucionárias para a computação, visando eliminar erros de transcrição e oferecer precisão ao imprimir os resultados dos cálculos em papel, mas enfrentou obstáculos como a falta de financiamento e limitações t</w:t>
      </w:r>
      <w:r>
        <w:rPr>
          <w:rFonts w:ascii="Times New Roman" w:hAnsi="Times New Roman" w:eastAsia="Times New Roman" w:cs="Times New Roman"/>
          <w:sz w:val="24"/>
          <w:szCs w:val="24"/>
          <w:lang w:val="pt-BR"/>
        </w:rPr>
        <w:t xml:space="preserve">ecnológicas que impediram a construção de suas máquinas durante sua vida (Bromley, 1982).  </w:t>
      </w:r>
      <w:r>
        <w:rPr>
          <w:lang w:val="pt-BR"/>
        </w:rPr>
      </w: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t xml:space="preserve">Além disso, Babbage concebeu a Máquina Analítica como um dispositivo de propósito geral programável, com unidades aritmética e de armazenamento para realizar e guardar cálculos (Scien</w:t>
      </w:r>
      <w:r>
        <w:rPr>
          <w:rFonts w:ascii="Times New Roman" w:hAnsi="Times New Roman" w:eastAsia="Times New Roman" w:cs="Times New Roman"/>
          <w:sz w:val="24"/>
          <w:szCs w:val="24"/>
          <w:lang w:val="pt-BR"/>
        </w:rPr>
        <w:t xml:space="preserve">ce Museum, 2024; Bromley, 1998).</w:t>
      </w:r>
      <w:r/>
      <w:r/>
      <w:r>
        <w:rPr>
          <w:rFonts w:ascii="Times New Roman" w:hAnsi="Times New Roman" w:eastAsia="Times New Roman" w:cs="Times New Roman"/>
          <w:sz w:val="24"/>
          <w:szCs w:val="24"/>
          <w:lang w:val="pt-BR"/>
        </w:rPr>
      </w:r>
    </w:p>
    <w:p>
      <w:pPr>
        <w:pBdr/>
        <w:spacing w:line="360" w:lineRule="auto"/>
        <w:ind w:firstLine="708"/>
        <w:jc w:val="both"/>
        <w:rPr>
          <w:rFonts w:ascii="Times New Roman" w:hAnsi="Times New Roman" w:eastAsia="Times New Roman" w:cs="Times New Roman"/>
          <w:sz w:val="24"/>
          <w:szCs w:val="24"/>
          <w:lang w:val="pt-BR"/>
          <w:rPrChange w:id="1" w:author="Lucio Pereira Neves" w:date="2024-08-01T16:31:00Z">
            <w:rPr>
              <w:rFonts w:ascii="Times New Roman" w:hAnsi="Times New Roman" w:eastAsia="Times New Roman" w:cs="Times New Roman"/>
              <w:sz w:val="24"/>
              <w:szCs w:val="24"/>
            </w:rPr>
          </w:rPrChange>
        </w:rPr>
      </w:pPr>
      <w:r>
        <w:rPr>
          <w:rFonts w:ascii="Times New Roman" w:hAnsi="Times New Roman" w:eastAsia="Times New Roman" w:cs="Times New Roman"/>
          <w:sz w:val="24"/>
          <w:szCs w:val="24"/>
          <w:lang w:val="pt-BR"/>
        </w:rPr>
        <w:t xml:space="preserve">Outro fator que a tornou destacável das demais, é que assim como o tear automático de </w:t>
      </w:r>
      <w:r>
        <w:rPr>
          <w:rFonts w:ascii="Times New Roman" w:hAnsi="Times New Roman" w:eastAsia="Times New Roman" w:cs="Times New Roman"/>
          <w:sz w:val="24"/>
          <w:szCs w:val="24"/>
          <w:lang w:val="pt-BR"/>
        </w:rPr>
        <w:t xml:space="preserve">Jacquard</w:t>
      </w:r>
      <w:r>
        <w:rPr>
          <w:rFonts w:ascii="Times New Roman" w:hAnsi="Times New Roman" w:eastAsia="Times New Roman" w:cs="Times New Roman"/>
          <w:sz w:val="24"/>
          <w:szCs w:val="24"/>
          <w:lang w:val="pt-BR"/>
        </w:rPr>
        <w:t xml:space="preserve">, a máquina analítica foi construída para ler instruções em cartões perfurados, o que a torna programável. </w:t>
      </w:r>
      <w:r>
        <w:rPr>
          <w:rFonts w:ascii="Times New Roman" w:hAnsi="Times New Roman" w:eastAsia="Times New Roman" w:cs="Times New Roman"/>
          <w:sz w:val="24"/>
          <w:szCs w:val="24"/>
          <w:lang w:val="pt-BR"/>
        </w:rPr>
        <w:t xml:space="preserve">Quem publicou um artigo demonstrando isso é Augusta Ada Byron, mais conhecida como Ada </w:t>
      </w:r>
      <w:r>
        <w:rPr>
          <w:rFonts w:ascii="Times New Roman" w:hAnsi="Times New Roman" w:eastAsia="Times New Roman" w:cs="Times New Roman"/>
          <w:sz w:val="24"/>
          <w:szCs w:val="24"/>
          <w:lang w:val="pt-BR"/>
        </w:rPr>
        <w:t xml:space="preserve">Lovelace</w:t>
      </w:r>
      <w:r>
        <w:rPr>
          <w:rFonts w:ascii="Times New Roman" w:hAnsi="Times New Roman" w:eastAsia="Times New Roman" w:cs="Times New Roman"/>
          <w:sz w:val="24"/>
          <w:szCs w:val="24"/>
          <w:lang w:val="pt-BR"/>
        </w:rPr>
        <w:t xml:space="preserve"> </w:t>
      </w:r>
      <w:r>
        <w:rPr>
          <w:rFonts w:ascii="Times New Roman" w:hAnsi="Times New Roman" w:eastAsia="Times New Roman" w:cs="Times New Roman"/>
          <w:sz w:val="24"/>
          <w:szCs w:val="24"/>
          <w:lang w:val="pt-BR"/>
        </w:rPr>
        <w:t xml:space="preserve">(Science </w:t>
      </w:r>
      <w:r>
        <w:rPr>
          <w:rFonts w:ascii="Times New Roman" w:hAnsi="Times New Roman" w:eastAsia="Times New Roman" w:cs="Times New Roman"/>
          <w:sz w:val="24"/>
          <w:szCs w:val="24"/>
          <w:lang w:val="pt-BR"/>
        </w:rPr>
        <w:t xml:space="preserve">Museum</w:t>
      </w:r>
      <w:r>
        <w:rPr>
          <w:rFonts w:ascii="Times New Roman" w:hAnsi="Times New Roman" w:eastAsia="Times New Roman" w:cs="Times New Roman"/>
          <w:sz w:val="24"/>
          <w:szCs w:val="24"/>
          <w:lang w:val="pt-BR"/>
        </w:rPr>
        <w:t xml:space="preserve">, 2024).</w:t>
      </w:r>
      <w:r>
        <w:rPr>
          <w:rFonts w:ascii="Times New Roman" w:hAnsi="Times New Roman" w:eastAsia="Times New Roman" w:cs="Times New Roman"/>
          <w:sz w:val="24"/>
          <w:szCs w:val="24"/>
          <w:lang w:val="pt-BR"/>
          <w:rPrChange w:id="2" w:author="Lucio Pereira Neves" w:date="2024-08-01T16:31:00Z">
            <w:rPr>
              <w:rFonts w:ascii="Times New Roman" w:hAnsi="Times New Roman" w:eastAsia="Times New Roman" w:cs="Times New Roman"/>
              <w:sz w:val="24"/>
              <w:szCs w:val="24"/>
            </w:rPr>
          </w:rPrChange>
        </w:rPr>
      </w:r>
      <w:r>
        <w:rPr>
          <w:rFonts w:ascii="Times New Roman" w:hAnsi="Times New Roman" w:eastAsia="Times New Roman" w:cs="Times New Roman"/>
          <w:sz w:val="24"/>
          <w:szCs w:val="24"/>
          <w:lang w:val="pt-BR"/>
          <w:rPrChange w:id="3" w:author="Lucio Pereira Neves" w:date="2024-08-01T16:31:00Z">
            <w:rPr>
              <w:rFonts w:ascii="Times New Roman" w:hAnsi="Times New Roman" w:eastAsia="Times New Roman" w:cs="Times New Roman"/>
              <w:sz w:val="24"/>
              <w:szCs w:val="24"/>
            </w:rPr>
          </w:rPrChange>
        </w:rPr>
      </w:r>
    </w:p>
    <w:p>
      <w:pPr>
        <w:pStyle w:val="873"/>
        <w:pBdr/>
        <w:spacing/>
        <w:ind/>
        <w:rPr>
          <w:rFonts w:ascii="Times New Roman" w:hAnsi="Times New Roman" w:eastAsia="Times New Roman" w:cs="Times New Roman"/>
          <w:b/>
          <w:bCs/>
          <w:sz w:val="24"/>
          <w:szCs w:val="24"/>
          <w:lang w:val="pt-BR"/>
        </w:rPr>
      </w:pPr>
      <w:r/>
      <w:bookmarkStart w:id="73" w:name="_Toc3"/>
      <w:r>
        <w:rPr>
          <w:rFonts w:ascii="Times New Roman" w:hAnsi="Times New Roman" w:eastAsia="Times New Roman" w:cs="Times New Roman"/>
          <w:b/>
          <w:bCs/>
          <w:sz w:val="24"/>
          <w:szCs w:val="24"/>
          <w:lang w:val="pt-BR"/>
        </w:rPr>
        <w:t xml:space="preserve">1.1 Ada </w:t>
      </w:r>
      <w:r>
        <w:rPr>
          <w:rFonts w:ascii="Times New Roman" w:hAnsi="Times New Roman" w:eastAsia="Times New Roman" w:cs="Times New Roman"/>
          <w:b/>
          <w:bCs/>
          <w:sz w:val="24"/>
          <w:szCs w:val="24"/>
          <w:lang w:val="pt-BR"/>
        </w:rPr>
        <w:t xml:space="preserve">Lovelace</w:t>
      </w:r>
      <w:bookmarkEnd w:id="73"/>
      <w:r>
        <w:rPr>
          <w:rFonts w:ascii="Times New Roman" w:hAnsi="Times New Roman" w:eastAsia="Times New Roman" w:cs="Times New Roman"/>
          <w:b/>
          <w:bCs/>
          <w:sz w:val="24"/>
          <w:szCs w:val="24"/>
          <w:lang w:val="pt-BR"/>
        </w:rPr>
      </w:r>
      <w:r>
        <w:rPr>
          <w:rFonts w:ascii="Times New Roman" w:hAnsi="Times New Roman" w:eastAsia="Times New Roman" w:cs="Times New Roman"/>
          <w:b/>
          <w:bCs/>
          <w:sz w:val="24"/>
          <w:szCs w:val="24"/>
          <w:lang w:val="pt-BR"/>
        </w:rPr>
      </w:r>
    </w:p>
    <w:p>
      <w:pPr>
        <w:pBdr/>
        <w:spacing w:line="360" w:lineRule="auto"/>
        <w:ind w:firstLine="708"/>
        <w:jc w:val="both"/>
        <w:rPr>
          <w:rFonts w:ascii="Times New Roman" w:hAnsi="Times New Roman" w:eastAsia="Times New Roman" w:cs="Times New Roman"/>
          <w:sz w:val="24"/>
          <w:szCs w:val="24"/>
          <w:lang w:val="pt-BR"/>
        </w:rPr>
      </w:pPr>
      <w:r>
        <w:rPr>
          <w:rFonts w:ascii="Times New Roman" w:hAnsi="Times New Roman" w:eastAsia="Times New Roman" w:cs="Times New Roman"/>
          <w:sz w:val="24"/>
          <w:szCs w:val="24"/>
          <w:lang w:val="pt-BR"/>
        </w:rPr>
        <w:t xml:space="preserve">Os “comentários” da matemática sobre a máquina, al</w:t>
      </w:r>
      <w:r>
        <w:rPr>
          <w:rFonts w:ascii="Times New Roman" w:hAnsi="Times New Roman" w:eastAsia="Times New Roman" w:cs="Times New Roman"/>
          <w:sz w:val="24"/>
          <w:szCs w:val="24"/>
          <w:lang w:val="pt-BR"/>
        </w:rPr>
        <w:t xml:space="preserve">ém de possuir 3 vezes o tamanho do estudo original, </w:t>
      </w:r>
      <w:r>
        <w:rPr>
          <w:rFonts w:ascii="Times New Roman" w:hAnsi="Times New Roman" w:eastAsia="Times New Roman" w:cs="Times New Roman"/>
          <w:sz w:val="24"/>
          <w:szCs w:val="24"/>
          <w:lang w:val="pt-BR"/>
        </w:rPr>
        <w:t xml:space="preserve">ultapassava</w:t>
      </w:r>
      <w:r>
        <w:rPr>
          <w:rFonts w:ascii="Times New Roman" w:hAnsi="Times New Roman" w:eastAsia="Times New Roman" w:cs="Times New Roman"/>
          <w:sz w:val="24"/>
          <w:szCs w:val="24"/>
          <w:lang w:val="pt-BR"/>
        </w:rPr>
        <w:t xml:space="preserve"> os meros cálculos e adentrava discussões tais como a capacidade que a máquina de Babbage de computar qualquer forma de informação que pudesse ser </w:t>
      </w:r>
      <w:r>
        <w:rPr>
          <w:rFonts w:ascii="Times New Roman" w:hAnsi="Times New Roman" w:eastAsia="Times New Roman" w:cs="Times New Roman"/>
          <w:sz w:val="24"/>
          <w:szCs w:val="24"/>
          <w:lang w:val="pt-BR"/>
        </w:rPr>
        <w:t xml:space="preserve">representada com números e operações.  </w:t>
      </w: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t xml:space="preserve">Ela havia traduzido um artigo de Luigi </w:t>
      </w:r>
      <w:r>
        <w:rPr>
          <w:rFonts w:ascii="Times New Roman" w:hAnsi="Times New Roman" w:eastAsia="Times New Roman" w:cs="Times New Roman"/>
          <w:sz w:val="24"/>
          <w:szCs w:val="24"/>
          <w:lang w:val="pt-BR"/>
        </w:rPr>
        <w:t xml:space="preserve">Menabrea’s</w:t>
      </w:r>
      <w:r>
        <w:rPr>
          <w:rStyle w:val="1036"/>
          <w:rFonts w:ascii="Times New Roman" w:hAnsi="Times New Roman" w:eastAsia="Times New Roman" w:cs="Times New Roman"/>
          <w:sz w:val="24"/>
          <w:szCs w:val="24"/>
        </w:rPr>
        <w:footnoteReference w:id="3"/>
      </w:r>
      <w:r>
        <w:rPr>
          <w:rFonts w:ascii="Times New Roman" w:hAnsi="Times New Roman" w:eastAsia="Times New Roman" w:cs="Times New Roman"/>
          <w:sz w:val="24"/>
          <w:szCs w:val="24"/>
          <w:lang w:val="pt-BR"/>
        </w:rPr>
        <w:t xml:space="preserve"> discutindo o design da Máquina Analítica do Francês para o Inglês, com seus adendos de como essa máquina poderia ser programada para performar várias tarefas, além de diferenciar a Máquina Analítica da Máquina Diferencial. </w:t>
      </w:r>
      <w:r>
        <w:rPr>
          <w:rFonts w:ascii="Times New Roman" w:hAnsi="Times New Roman" w:eastAsia="Times New Roman" w:cs="Times New Roman"/>
          <w:sz w:val="24"/>
          <w:szCs w:val="24"/>
          <w:lang w:val="pt-BR"/>
        </w:rPr>
      </w:r>
      <w:r/>
      <w:r>
        <w:rPr>
          <w:rFonts w:ascii="Times New Roman" w:hAnsi="Times New Roman" w:eastAsia="Times New Roman" w:cs="Times New Roman"/>
          <w:sz w:val="24"/>
          <w:szCs w:val="24"/>
          <w:lang w:val="pt-BR"/>
        </w:rPr>
        <w:t xml:space="preserve">O algoritmo que ela projetou para a Máquina Analítica para calcular os números de Bernoulli (Note G) usando um mecanismo recursivo é o que faz ser reconhecida como a primeira pessoa programadora do mundo (Nat </w:t>
      </w:r>
      <w:r>
        <w:rPr>
          <w:rFonts w:ascii="Times New Roman" w:hAnsi="Times New Roman" w:eastAsia="Times New Roman" w:cs="Times New Roman"/>
          <w:sz w:val="24"/>
          <w:szCs w:val="24"/>
          <w:lang w:val="pt-BR"/>
        </w:rPr>
        <w:t xml:space="preserve">Comput</w:t>
      </w:r>
      <w:r>
        <w:rPr>
          <w:rFonts w:ascii="Times New Roman" w:hAnsi="Times New Roman" w:eastAsia="Times New Roman" w:cs="Times New Roman"/>
          <w:sz w:val="24"/>
          <w:szCs w:val="24"/>
          <w:lang w:val="pt-BR"/>
        </w:rPr>
        <w:t xml:space="preserve"> </w:t>
      </w:r>
      <w:r>
        <w:rPr>
          <w:rFonts w:ascii="Times New Roman" w:hAnsi="Times New Roman" w:eastAsia="Times New Roman" w:cs="Times New Roman"/>
          <w:sz w:val="24"/>
          <w:szCs w:val="24"/>
          <w:lang w:val="pt-BR"/>
        </w:rPr>
        <w:t xml:space="preserve">Sci</w:t>
      </w:r>
      <w:r>
        <w:rPr>
          <w:rFonts w:ascii="Times New Roman" w:hAnsi="Times New Roman" w:eastAsia="Times New Roman" w:cs="Times New Roman"/>
          <w:sz w:val="24"/>
          <w:szCs w:val="24"/>
          <w:lang w:val="pt-BR"/>
        </w:rPr>
        <w:t xml:space="preserve">, 2023).</w:t>
      </w:r>
      <w:r>
        <w:rPr>
          <w:rFonts w:ascii="Times New Roman" w:hAnsi="Times New Roman" w:eastAsia="Times New Roman" w:cs="Times New Roman"/>
          <w:sz w:val="24"/>
          <w:szCs w:val="24"/>
          <w:lang w:val="pt-BR"/>
        </w:rPr>
      </w:r>
      <w:r>
        <w:rPr>
          <w:rFonts w:ascii="Times New Roman" w:hAnsi="Times New Roman" w:eastAsia="Times New Roman" w:cs="Times New Roman"/>
          <w:sz w:val="20"/>
          <w:szCs w:val="20"/>
          <w:highlight w:val="none"/>
          <w:lang w:val="pt-BR"/>
        </w:rPr>
      </w:r>
      <w:r>
        <w:rPr>
          <w:rFonts w:ascii="Times New Roman" w:hAnsi="Times New Roman" w:eastAsia="Times New Roman" w:cs="Times New Roman"/>
          <w:sz w:val="20"/>
          <w:szCs w:val="20"/>
          <w:highlight w:val="none"/>
          <w:lang w:val="pt-BR"/>
        </w:rPr>
      </w: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r>
    </w:p>
    <w:p>
      <w:pPr>
        <w:pBdr/>
        <w:spacing w:line="360" w:lineRule="auto"/>
        <w:ind w:firstLine="708"/>
        <w:jc w:val="both"/>
        <w:rPr>
          <w:rFonts w:ascii="Times New Roman" w:hAnsi="Times New Roman" w:eastAsia="Times New Roman" w:cs="Times New Roman"/>
          <w:color w:val="000000" w:themeColor="text1"/>
          <w:sz w:val="24"/>
          <w:szCs w:val="24"/>
          <w:lang w:val="pt-BR"/>
        </w:rPr>
      </w:pPr>
      <w:r>
        <w:rPr>
          <w:rFonts w:ascii="Times New Roman" w:hAnsi="Times New Roman" w:eastAsia="Times New Roman" w:cs="Times New Roman"/>
          <w:color w:val="000000" w:themeColor="text1"/>
          <w:sz w:val="24"/>
          <w:szCs w:val="24"/>
          <w:lang w:val="pt-BR"/>
        </w:rPr>
        <w:t xml:space="preserve">A eletrônica voltou a abrir espaço para mais avanços da computação no início do</w:t>
      </w:r>
      <w:del w:id="4" w:author="Lucio Pereira Neves" w:date="2024-05-25T20:52:00Z">
        <w:r>
          <w:rPr>
            <w:rFonts w:ascii="Times New Roman" w:hAnsi="Times New Roman" w:eastAsia="Times New Roman" w:cs="Times New Roman"/>
            <w:color w:val="000000" w:themeColor="text1"/>
            <w:sz w:val="24"/>
            <w:szCs w:val="24"/>
            <w:lang w:val="pt-BR"/>
          </w:rPr>
          <w:delText xml:space="preserve">s</w:delText>
        </w:r>
      </w:del>
      <w:r>
        <w:rPr>
          <w:rFonts w:ascii="Times New Roman" w:hAnsi="Times New Roman" w:eastAsia="Times New Roman" w:cs="Times New Roman"/>
          <w:color w:val="000000" w:themeColor="text1"/>
          <w:sz w:val="24"/>
          <w:szCs w:val="24"/>
          <w:lang w:val="pt-BR"/>
        </w:rPr>
        <w:t xml:space="preserve"> século XX, com o uso de relés mecânicos na máquina eletromecânica de George </w:t>
      </w:r>
      <w:r>
        <w:rPr>
          <w:rFonts w:ascii="Times New Roman" w:hAnsi="Times New Roman" w:eastAsia="Times New Roman" w:cs="Times New Roman"/>
          <w:color w:val="000000" w:themeColor="text1"/>
          <w:sz w:val="24"/>
          <w:szCs w:val="24"/>
          <w:lang w:val="pt-BR"/>
        </w:rPr>
        <w:t xml:space="preserve">Stibitz</w:t>
      </w:r>
      <w:r>
        <w:rPr>
          <w:rFonts w:ascii="Times New Roman" w:hAnsi="Times New Roman" w:eastAsia="Times New Roman" w:cs="Times New Roman"/>
          <w:color w:val="000000" w:themeColor="text1"/>
          <w:sz w:val="24"/>
          <w:szCs w:val="24"/>
          <w:lang w:val="pt-BR"/>
        </w:rPr>
        <w:t xml:space="preserve">, concluída em 1940 no </w:t>
      </w:r>
      <w:r>
        <w:rPr>
          <w:rFonts w:ascii="Times New Roman" w:hAnsi="Times New Roman" w:eastAsia="Times New Roman" w:cs="Times New Roman"/>
          <w:i/>
          <w:iCs/>
          <w:color w:val="000000" w:themeColor="text1"/>
          <w:sz w:val="24"/>
          <w:szCs w:val="24"/>
          <w:lang w:val="pt-BR"/>
        </w:rPr>
        <w:t xml:space="preserve">Bell </w:t>
      </w:r>
      <w:r>
        <w:rPr>
          <w:rFonts w:ascii="Times New Roman" w:hAnsi="Times New Roman" w:eastAsia="Times New Roman" w:cs="Times New Roman"/>
          <w:i/>
          <w:iCs/>
          <w:color w:val="000000" w:themeColor="text1"/>
          <w:sz w:val="24"/>
          <w:szCs w:val="24"/>
          <w:lang w:val="pt-BR"/>
        </w:rPr>
        <w:t xml:space="preserve">Laboratories</w:t>
      </w:r>
      <w:r>
        <w:rPr>
          <w:rFonts w:ascii="Times New Roman" w:hAnsi="Times New Roman" w:eastAsia="Times New Roman" w:cs="Times New Roman"/>
          <w:color w:val="000000" w:themeColor="text1"/>
          <w:sz w:val="24"/>
          <w:szCs w:val="24"/>
          <w:lang w:val="pt-BR"/>
        </w:rPr>
        <w:t xml:space="preserve"> e o Harvard Mark I. Este último foi usado durante a Segunda Guerra Mundial para cálculos balísticos e outros cálculos científicos e militares. Ele foi construído com apoio financeiro da IBM (</w:t>
      </w:r>
      <w:r>
        <w:rPr>
          <w:rFonts w:ascii="Times New Roman" w:hAnsi="Times New Roman" w:eastAsia="Times New Roman" w:cs="Times New Roman"/>
          <w:i/>
          <w:iCs/>
          <w:color w:val="000000" w:themeColor="text1"/>
          <w:sz w:val="24"/>
          <w:szCs w:val="24"/>
          <w:lang w:val="pt-BR"/>
        </w:rPr>
        <w:t xml:space="preserve">International</w:t>
      </w:r>
      <w:r>
        <w:rPr>
          <w:rFonts w:ascii="Times New Roman" w:hAnsi="Times New Roman" w:eastAsia="Times New Roman" w:cs="Times New Roman"/>
          <w:i/>
          <w:iCs/>
          <w:color w:val="000000" w:themeColor="text1"/>
          <w:sz w:val="24"/>
          <w:szCs w:val="24"/>
          <w:lang w:val="pt-BR"/>
        </w:rPr>
        <w:t xml:space="preserve"> Business </w:t>
      </w:r>
      <w:r>
        <w:rPr>
          <w:rFonts w:ascii="Times New Roman" w:hAnsi="Times New Roman" w:eastAsia="Times New Roman" w:cs="Times New Roman"/>
          <w:i/>
          <w:iCs/>
          <w:color w:val="000000" w:themeColor="text1"/>
          <w:sz w:val="24"/>
          <w:szCs w:val="24"/>
          <w:lang w:val="pt-BR"/>
        </w:rPr>
        <w:t xml:space="preserve">Machines</w:t>
      </w:r>
      <w:r>
        <w:rPr>
          <w:rFonts w:ascii="Times New Roman" w:hAnsi="Times New Roman" w:eastAsia="Times New Roman" w:cs="Times New Roman"/>
          <w:color w:val="000000" w:themeColor="text1"/>
          <w:sz w:val="24"/>
          <w:szCs w:val="24"/>
          <w:lang w:val="pt-BR"/>
        </w:rPr>
        <w:t xml:space="preserve">) sendo conhecido como IBM </w:t>
      </w:r>
      <w:r>
        <w:rPr>
          <w:rFonts w:ascii="Times New Roman" w:hAnsi="Times New Roman" w:eastAsia="Times New Roman" w:cs="Times New Roman"/>
          <w:i/>
          <w:iCs/>
          <w:color w:val="000000" w:themeColor="text1"/>
          <w:sz w:val="24"/>
          <w:szCs w:val="24"/>
          <w:lang w:val="pt-BR"/>
        </w:rPr>
        <w:t xml:space="preserve">Automatic</w:t>
      </w:r>
      <w:r>
        <w:rPr>
          <w:rFonts w:ascii="Times New Roman" w:hAnsi="Times New Roman" w:eastAsia="Times New Roman" w:cs="Times New Roman"/>
          <w:i/>
          <w:iCs/>
          <w:color w:val="000000" w:themeColor="text1"/>
          <w:sz w:val="24"/>
          <w:szCs w:val="24"/>
          <w:lang w:val="pt-BR"/>
        </w:rPr>
        <w:t xml:space="preserve"> </w:t>
      </w:r>
      <w:r>
        <w:rPr>
          <w:rFonts w:ascii="Times New Roman" w:hAnsi="Times New Roman" w:eastAsia="Times New Roman" w:cs="Times New Roman"/>
          <w:i/>
          <w:iCs/>
          <w:color w:val="000000" w:themeColor="text1"/>
          <w:sz w:val="24"/>
          <w:szCs w:val="24"/>
          <w:lang w:val="pt-BR"/>
        </w:rPr>
        <w:t xml:space="preserve">Sequence</w:t>
      </w:r>
      <w:r>
        <w:rPr>
          <w:rFonts w:ascii="Times New Roman" w:hAnsi="Times New Roman" w:eastAsia="Times New Roman" w:cs="Times New Roman"/>
          <w:i/>
          <w:iCs/>
          <w:color w:val="000000" w:themeColor="text1"/>
          <w:sz w:val="24"/>
          <w:szCs w:val="24"/>
          <w:lang w:val="pt-BR"/>
        </w:rPr>
        <w:t xml:space="preserve"> </w:t>
      </w:r>
      <w:r>
        <w:rPr>
          <w:rFonts w:ascii="Times New Roman" w:hAnsi="Times New Roman" w:eastAsia="Times New Roman" w:cs="Times New Roman"/>
          <w:i/>
          <w:iCs/>
          <w:color w:val="000000" w:themeColor="text1"/>
          <w:sz w:val="24"/>
          <w:szCs w:val="24"/>
          <w:lang w:val="pt-BR"/>
        </w:rPr>
        <w:t xml:space="preserve">Controlled</w:t>
      </w:r>
      <w:r>
        <w:rPr>
          <w:rFonts w:ascii="Times New Roman" w:hAnsi="Times New Roman" w:eastAsia="Times New Roman" w:cs="Times New Roman"/>
          <w:i/>
          <w:iCs/>
          <w:color w:val="000000" w:themeColor="text1"/>
          <w:sz w:val="24"/>
          <w:szCs w:val="24"/>
          <w:lang w:val="pt-BR"/>
        </w:rPr>
        <w:t xml:space="preserve"> </w:t>
      </w:r>
      <w:r>
        <w:rPr>
          <w:rFonts w:ascii="Times New Roman" w:hAnsi="Times New Roman" w:eastAsia="Times New Roman" w:cs="Times New Roman"/>
          <w:i/>
          <w:iCs/>
          <w:color w:val="000000" w:themeColor="text1"/>
          <w:sz w:val="24"/>
          <w:szCs w:val="24"/>
          <w:lang w:val="pt-BR"/>
        </w:rPr>
        <w:t xml:space="preserve">Calculator</w:t>
      </w:r>
      <w:r>
        <w:rPr>
          <w:rFonts w:ascii="Times New Roman" w:hAnsi="Times New Roman" w:eastAsia="Times New Roman" w:cs="Times New Roman"/>
          <w:color w:val="000000" w:themeColor="text1"/>
          <w:sz w:val="24"/>
          <w:szCs w:val="24"/>
          <w:lang w:val="pt-BR"/>
        </w:rPr>
        <w:t xml:space="preserve"> (ASCC) </w:t>
      </w:r>
      <w:r>
        <w:rPr>
          <w:rFonts w:ascii="Times New Roman" w:hAnsi="Times New Roman" w:eastAsia="Times New Roman" w:cs="Times New Roman"/>
          <w:color w:val="000000" w:themeColor="text1"/>
          <w:sz w:val="24"/>
          <w:szCs w:val="24"/>
          <w:lang w:val="pt-BR"/>
        </w:rPr>
        <w:t xml:space="preserve">(</w:t>
      </w:r>
      <w:r>
        <w:rPr>
          <w:rFonts w:ascii="Times New Roman" w:hAnsi="Times New Roman" w:eastAsia="Times New Roman" w:cs="Times New Roman"/>
          <w:sz w:val="24"/>
          <w:szCs w:val="24"/>
          <w:lang w:val="pt-BR"/>
        </w:rPr>
        <w:t xml:space="preserve">Bellis</w:t>
      </w:r>
      <w:r>
        <w:rPr>
          <w:rFonts w:ascii="Times New Roman" w:hAnsi="Times New Roman" w:eastAsia="Times New Roman" w:cs="Times New Roman"/>
          <w:color w:val="000000" w:themeColor="text1"/>
          <w:sz w:val="24"/>
          <w:szCs w:val="24"/>
          <w:lang w:val="pt-BR"/>
        </w:rPr>
        <w:t xml:space="preserve">, 2020).</w:t>
      </w:r>
      <w:r>
        <w:rPr>
          <w:rFonts w:ascii="Times New Roman" w:hAnsi="Times New Roman" w:eastAsia="Times New Roman" w:cs="Times New Roman"/>
          <w:color w:val="000000" w:themeColor="text1"/>
          <w:sz w:val="24"/>
          <w:szCs w:val="24"/>
          <w:lang w:val="pt-BR"/>
        </w:rPr>
      </w:r>
      <w:r>
        <w:rPr>
          <w:rFonts w:ascii="Times New Roman" w:hAnsi="Times New Roman" w:eastAsia="Times New Roman" w:cs="Times New Roman"/>
          <w:color w:val="000000" w:themeColor="text1"/>
          <w:sz w:val="24"/>
          <w:szCs w:val="24"/>
          <w:lang w:val="pt-BR"/>
        </w:rPr>
      </w:r>
    </w:p>
    <w:p>
      <w:pPr>
        <w:pStyle w:val="873"/>
        <w:pBdr/>
        <w:spacing/>
        <w:ind/>
        <w:rPr>
          <w:rFonts w:ascii="Times New Roman" w:hAnsi="Times New Roman" w:eastAsia="Times New Roman" w:cs="Times New Roman"/>
          <w:b/>
          <w:bCs/>
          <w:color w:val="000000" w:themeColor="text1"/>
          <w:sz w:val="24"/>
          <w:szCs w:val="24"/>
          <w:lang w:val="pt-BR"/>
        </w:rPr>
      </w:pPr>
      <w:r/>
      <w:bookmarkStart w:id="103" w:name="_Toc4"/>
      <w:r>
        <w:rPr>
          <w:rFonts w:ascii="Times New Roman" w:hAnsi="Times New Roman" w:eastAsia="Times New Roman" w:cs="Times New Roman"/>
          <w:b/>
          <w:bCs/>
          <w:color w:val="000000" w:themeColor="text1"/>
          <w:sz w:val="24"/>
          <w:szCs w:val="24"/>
          <w:lang w:val="pt-BR"/>
        </w:rPr>
        <w:t xml:space="preserve">1.2 Grace Hopper</w:t>
      </w:r>
      <w:bookmarkEnd w:id="103"/>
      <w:r>
        <w:rPr>
          <w:rFonts w:ascii="Times New Roman" w:hAnsi="Times New Roman" w:eastAsia="Times New Roman" w:cs="Times New Roman"/>
          <w:b/>
          <w:bCs/>
          <w:color w:val="000000" w:themeColor="text1"/>
          <w:sz w:val="24"/>
          <w:szCs w:val="24"/>
          <w:lang w:val="pt-BR"/>
          <w:rPrChange w:id="5" w:author="Lucio Pereira Neves" w:date="2024-08-01T16:31:00Z">
            <w:rPr>
              <w:rFonts w:ascii="Times New Roman" w:hAnsi="Times New Roman" w:eastAsia="Times New Roman" w:cs="Times New Roman"/>
              <w:b/>
              <w:bCs/>
              <w:color w:val="000000" w:themeColor="text1"/>
              <w:sz w:val="24"/>
              <w:szCs w:val="24"/>
            </w:rPr>
          </w:rPrChange>
        </w:rPr>
      </w:r>
      <w:r>
        <w:rPr>
          <w:rFonts w:ascii="Times New Roman" w:hAnsi="Times New Roman" w:eastAsia="Times New Roman" w:cs="Times New Roman"/>
          <w:b/>
          <w:bCs/>
          <w:color w:val="000000" w:themeColor="text1"/>
          <w:sz w:val="24"/>
          <w:szCs w:val="24"/>
          <w:lang w:val="pt-BR"/>
        </w:rPr>
      </w:r>
    </w:p>
    <w:p>
      <w:pPr>
        <w:pBdr/>
        <w:spacing w:line="360" w:lineRule="auto"/>
        <w:ind w:firstLine="708"/>
        <w:jc w:val="both"/>
        <w:rPr/>
      </w:pPr>
      <w:r>
        <w:rPr>
          <w:rFonts w:ascii="Times New Roman" w:hAnsi="Times New Roman" w:eastAsia="Times New Roman" w:cs="Times New Roman"/>
          <w:color w:val="000000" w:themeColor="text1"/>
          <w:sz w:val="24"/>
          <w:szCs w:val="24"/>
          <w:lang w:val="pt-BR"/>
        </w:rPr>
        <w:t xml:space="preserve">Grace Hopper, uma das principais programadoras do Mark I e do Mark II, destacou-se tanto na codificação quanto na depuração – processo de identificar e corrigir erros ou bugs em um programa de computador. O termo "bug" surgiu quando Hopper encontrou uma mar</w:t>
      </w:r>
      <w:r>
        <w:rPr>
          <w:rFonts w:ascii="Times New Roman" w:hAnsi="Times New Roman" w:eastAsia="Times New Roman" w:cs="Times New Roman"/>
          <w:color w:val="000000" w:themeColor="text1"/>
          <w:sz w:val="24"/>
          <w:szCs w:val="24"/>
          <w:lang w:val="pt-BR"/>
        </w:rPr>
        <w:t xml:space="preserve">iposa presa em um relé do computador, causando mau funcionamento (Computer History Museum, 2024). </w:t>
      </w:r>
      <w:r/>
      <w:r>
        <w:rPr>
          <w:rFonts w:ascii="Times New Roman" w:hAnsi="Times New Roman" w:eastAsia="Times New Roman" w:cs="Times New Roman"/>
          <w:color w:val="000000" w:themeColor="text1"/>
          <w:sz w:val="24"/>
          <w:szCs w:val="24"/>
          <w:lang w:val="pt-BR"/>
        </w:rPr>
      </w:r>
      <w:r/>
      <w:r>
        <w:rPr>
          <w:rFonts w:ascii="Times New Roman" w:hAnsi="Times New Roman" w:eastAsia="Times New Roman" w:cs="Times New Roman"/>
          <w:color w:val="000000" w:themeColor="text1"/>
          <w:sz w:val="24"/>
          <w:szCs w:val="24"/>
          <w:lang w:val="pt-BR"/>
        </w:rPr>
      </w:r>
    </w:p>
    <w:p>
      <w:pPr>
        <w:pBdr/>
        <w:spacing w:line="360" w:lineRule="auto"/>
        <w:ind w:firstLine="708"/>
        <w:jc w:val="both"/>
        <w:rPr/>
      </w:pPr>
      <w:r>
        <w:rPr>
          <w:rFonts w:ascii="Times New Roman" w:hAnsi="Times New Roman" w:eastAsia="Times New Roman" w:cs="Times New Roman"/>
          <w:color w:val="000000" w:themeColor="text1"/>
          <w:sz w:val="24"/>
          <w:szCs w:val="24"/>
          <w:lang w:val="pt-BR"/>
        </w:rPr>
        <w:t xml:space="preserve">Almirante da marinha norte-americana, Hopper começou seus trabalhos na computação ao participar do desenvolvimento do Mark I (Harvard), conhecido como a Calculadora Automática Controlada por Sequência, que executava longos cálculos de forma automática. Dura</w:t>
      </w:r>
      <w:r>
        <w:rPr>
          <w:rFonts w:ascii="Times New Roman" w:hAnsi="Times New Roman" w:eastAsia="Times New Roman" w:cs="Times New Roman"/>
          <w:color w:val="000000" w:themeColor="text1"/>
          <w:sz w:val="24"/>
          <w:szCs w:val="24"/>
          <w:lang w:val="pt-BR"/>
        </w:rPr>
        <w:t xml:space="preserve">nte esse período, ela contribuiu com diversas pesquisas acadêmicas. Em 1949, ela passou a pesquisar para a Eckert-Mauchly Computer Corporation, onde projetou um ligador/compilador para o sistema A-0. Esse programa convertia termos em inglês par</w:t>
      </w:r>
      <w:r>
        <w:rPr>
          <w:rFonts w:ascii="Times New Roman" w:hAnsi="Times New Roman" w:eastAsia="Times New Roman" w:cs="Times New Roman"/>
          <w:color w:val="000000" w:themeColor="text1"/>
          <w:sz w:val="24"/>
          <w:szCs w:val="24"/>
          <w:lang w:val="pt-BR"/>
        </w:rPr>
        <w:t xml:space="preserve">a código de baixo nível, embora ainda se distanciasse dos compiladores modernos (YALE, 2024).</w:t>
      </w:r>
      <w:r/>
      <w:r>
        <w:rPr>
          <w:rFonts w:ascii="Times New Roman" w:hAnsi="Times New Roman" w:eastAsia="Times New Roman" w:cs="Times New Roman"/>
          <w:color w:val="000000" w:themeColor="text1"/>
          <w:sz w:val="24"/>
          <w:szCs w:val="24"/>
          <w:lang w:val="pt-BR"/>
        </w:rPr>
      </w:r>
      <w:r/>
      <w:r>
        <w:rPr>
          <w:rFonts w:ascii="Times New Roman" w:hAnsi="Times New Roman" w:eastAsia="Times New Roman" w:cs="Times New Roman"/>
          <w:color w:val="000000" w:themeColor="text1"/>
          <w:sz w:val="24"/>
          <w:szCs w:val="24"/>
          <w:lang w:val="pt-BR"/>
        </w:rPr>
      </w:r>
    </w:p>
    <w:p>
      <w:pPr>
        <w:pBdr/>
        <w:spacing w:line="360" w:lineRule="auto"/>
        <w:ind w:firstLine="708"/>
        <w:jc w:val="both"/>
        <w:rPr/>
      </w:pPr>
      <w:r>
        <w:rPr>
          <w:rFonts w:ascii="Times New Roman" w:hAnsi="Times New Roman" w:eastAsia="Times New Roman" w:cs="Times New Roman"/>
          <w:color w:val="000000" w:themeColor="text1"/>
          <w:sz w:val="24"/>
          <w:szCs w:val="24"/>
          <w:lang w:val="pt-BR"/>
        </w:rPr>
        <w:t xml:space="preserve">Hopper foi nomeada a primeira diretora de programação automática, desenvolvendo linguagens de programação baseadas na ideia de um compilador rodando. Surgiram, assim, o Arith-matic, Math-matic e o Flow-matic. Em 1952, ela participou do time que desenvolveu </w:t>
      </w:r>
      <w:r>
        <w:rPr>
          <w:rFonts w:ascii="Times New Roman" w:hAnsi="Times New Roman" w:eastAsia="Times New Roman" w:cs="Times New Roman"/>
          <w:color w:val="000000" w:themeColor="text1"/>
          <w:sz w:val="24"/>
          <w:szCs w:val="24"/>
          <w:lang w:val="pt-BR"/>
        </w:rPr>
        <w:t xml:space="preserve">o UNIVAC I, um computador mais competitivo em termos de processamento do que o Mark I (YALE, 2024).</w:t>
      </w:r>
      <w:r/>
      <w:r>
        <w:rPr>
          <w:rFonts w:ascii="Times New Roman" w:hAnsi="Times New Roman" w:eastAsia="Times New Roman" w:cs="Times New Roman"/>
          <w:color w:val="000000" w:themeColor="text1"/>
          <w:sz w:val="24"/>
          <w:szCs w:val="24"/>
          <w:lang w:val="pt-BR"/>
        </w:rPr>
      </w:r>
      <w:r/>
      <w:r>
        <w:rPr>
          <w:rFonts w:ascii="Times New Roman" w:hAnsi="Times New Roman" w:eastAsia="Times New Roman" w:cs="Times New Roman"/>
          <w:color w:val="000000" w:themeColor="text1"/>
          <w:sz w:val="24"/>
          <w:szCs w:val="24"/>
          <w:lang w:val="pt-BR"/>
        </w:rPr>
      </w:r>
    </w:p>
    <w:p>
      <w:pPr>
        <w:pBdr/>
        <w:spacing w:line="360" w:lineRule="auto"/>
        <w:ind w:firstLine="708"/>
        <w:jc w:val="both"/>
        <w:rPr/>
      </w:pPr>
      <w:r>
        <w:rPr>
          <w:rFonts w:ascii="Times New Roman" w:hAnsi="Times New Roman" w:eastAsia="Times New Roman" w:cs="Times New Roman"/>
          <w:color w:val="000000" w:themeColor="text1"/>
          <w:sz w:val="24"/>
          <w:szCs w:val="24"/>
          <w:lang w:val="pt-BR"/>
        </w:rPr>
        <w:t xml:space="preserve">Quando propôs criar uma linguagem de programação que usasse palavras inteiramente em inglês, enfrentou muita resistência, pois acreditava-se que computadores não entenderiam inglês. Mesmo assim, persistiu e desenvolveu sua ideia, argumentando que programado</w:t>
      </w:r>
      <w:r>
        <w:rPr>
          <w:rFonts w:ascii="Times New Roman" w:hAnsi="Times New Roman" w:eastAsia="Times New Roman" w:cs="Times New Roman"/>
          <w:color w:val="000000" w:themeColor="text1"/>
          <w:sz w:val="24"/>
          <w:szCs w:val="24"/>
          <w:lang w:val="pt-BR"/>
        </w:rPr>
        <w:t xml:space="preserve">res de linguagem de baixo nível eram escassos e que programas em inglês deveriam ser possíveis (Computer History Museum, 2024).</w:t>
      </w:r>
      <w:r/>
      <w:r>
        <w:rPr>
          <w:rFonts w:ascii="Times New Roman" w:hAnsi="Times New Roman" w:eastAsia="Times New Roman" w:cs="Times New Roman"/>
          <w:color w:val="000000" w:themeColor="text1"/>
          <w:sz w:val="24"/>
          <w:szCs w:val="24"/>
          <w:lang w:val="pt-BR"/>
        </w:rPr>
      </w:r>
      <w:r/>
      <w:r>
        <w:rPr>
          <w:rFonts w:ascii="Times New Roman" w:hAnsi="Times New Roman" w:eastAsia="Times New Roman" w:cs="Times New Roman"/>
          <w:color w:val="000000" w:themeColor="text1"/>
          <w:sz w:val="24"/>
          <w:szCs w:val="24"/>
          <w:lang w:val="pt-BR"/>
        </w:rPr>
      </w:r>
    </w:p>
    <w:p>
      <w:pPr>
        <w:pBdr/>
        <w:spacing w:line="360" w:lineRule="auto"/>
        <w:ind w:firstLine="708"/>
        <w:jc w:val="both"/>
        <w:rPr/>
      </w:pPr>
      <w:r>
        <w:rPr>
          <w:rFonts w:ascii="Times New Roman" w:hAnsi="Times New Roman" w:eastAsia="Times New Roman" w:cs="Times New Roman"/>
          <w:color w:val="000000" w:themeColor="text1"/>
          <w:sz w:val="24"/>
          <w:szCs w:val="24"/>
          <w:lang w:val="pt-BR"/>
        </w:rPr>
        <w:t xml:space="preserve">Nos anos 60, Hopper participou de um comitê no Pentágono durante a Conference on Data Systems Languages (CODASYL), com outros especialistas como Vernon Reeves, Jean E. Sammet, William Selden, Gertrude Tierney, Howard Bromberg e Howard Discount (Bellis, 2020</w:t>
      </w:r>
      <w:r>
        <w:rPr>
          <w:rFonts w:ascii="Times New Roman" w:hAnsi="Times New Roman" w:eastAsia="Times New Roman" w:cs="Times New Roman"/>
          <w:color w:val="000000" w:themeColor="text1"/>
          <w:sz w:val="24"/>
          <w:szCs w:val="24"/>
          <w:lang w:val="pt-BR"/>
        </w:rPr>
        <w:t xml:space="preserve">). O objetivo era criar uma linguagem de programação mais próxima do inglês para atrair mais desenvolvedores. A partir da extensão do Flow-matic e do COMTRAN, da IBM, surgiu o COBOL (Common Business Oriented Language) (YALE, 2024).</w:t>
      </w:r>
      <w:r/>
      <w:r>
        <w:rPr>
          <w:rFonts w:ascii="Times New Roman" w:hAnsi="Times New Roman" w:eastAsia="Times New Roman" w:cs="Times New Roman"/>
          <w:color w:val="000000" w:themeColor="text1"/>
          <w:sz w:val="24"/>
          <w:szCs w:val="24"/>
          <w:lang w:val="pt-BR"/>
        </w:rPr>
      </w:r>
      <w:r/>
      <w:r>
        <w:rPr>
          <w:rFonts w:ascii="Times New Roman" w:hAnsi="Times New Roman" w:eastAsia="Times New Roman" w:cs="Times New Roman"/>
          <w:color w:val="000000" w:themeColor="text1"/>
          <w:sz w:val="24"/>
          <w:szCs w:val="24"/>
          <w:lang w:val="pt-BR"/>
        </w:rPr>
      </w:r>
    </w:p>
    <w:p>
      <w:pPr>
        <w:pBdr/>
        <w:spacing w:line="360" w:lineRule="auto"/>
        <w:ind w:firstLine="708"/>
        <w:jc w:val="both"/>
        <w:rPr>
          <w:rFonts w:ascii="Times New Roman" w:hAnsi="Times New Roman" w:eastAsia="Times New Roman" w:cs="Times New Roman"/>
          <w:color w:val="000000" w:themeColor="text1"/>
          <w:sz w:val="24"/>
          <w:szCs w:val="24"/>
          <w:lang w:val="pt-BR"/>
        </w:rPr>
      </w:pPr>
      <w:r>
        <w:rPr>
          <w:rFonts w:ascii="Times New Roman" w:hAnsi="Times New Roman" w:eastAsia="Times New Roman" w:cs="Times New Roman"/>
          <w:color w:val="000000" w:themeColor="text1"/>
          <w:sz w:val="24"/>
          <w:szCs w:val="24"/>
          <w:lang w:val="pt-BR"/>
        </w:rPr>
        <w:t xml:space="preserve">Na década seguinte, Hopper defendeu o uso de redes de pequenos computadores distribuídos, em oposição aos grandes computadores centralizados usados pelo Departamento de Defesa dos Estados Unidos. Sua padronização no teste de sistemas de computadores promove</w:t>
      </w:r>
      <w:r>
        <w:rPr>
          <w:rFonts w:ascii="Times New Roman" w:hAnsi="Times New Roman" w:eastAsia="Times New Roman" w:cs="Times New Roman"/>
          <w:color w:val="000000" w:themeColor="text1"/>
          <w:sz w:val="24"/>
          <w:szCs w:val="24"/>
          <w:lang w:val="pt-BR"/>
        </w:rPr>
        <w:t xml:space="preserve">u a convergência do uso do FORTRAN e COBOL, reconhecida pelo Instituto Nacional de Padrões e Tecnologia (NIST) (YALE, 2024).</w:t>
      </w:r>
      <w:r>
        <w:rPr>
          <w:rFonts w:ascii="Times New Roman" w:hAnsi="Times New Roman" w:eastAsia="Times New Roman" w:cs="Times New Roman"/>
          <w:color w:val="000000" w:themeColor="text1"/>
          <w:sz w:val="24"/>
          <w:szCs w:val="24"/>
          <w:lang w:val="pt-BR"/>
        </w:rPr>
      </w:r>
    </w:p>
    <w:p>
      <w:pPr>
        <w:pBdr/>
        <w:spacing w:line="360" w:lineRule="auto"/>
        <w:ind w:firstLine="0"/>
        <w:jc w:val="both"/>
        <w:rPr>
          <w:rFonts w:ascii="Times New Roman" w:hAnsi="Times New Roman" w:eastAsia="Times New Roman" w:cs="Times New Roman"/>
          <w:color w:val="000000" w:themeColor="text1"/>
          <w:sz w:val="24"/>
          <w:szCs w:val="24"/>
          <w:lang w:val="pt-BR"/>
        </w:rPr>
      </w:pPr>
      <w:r>
        <w:rPr>
          <w:rFonts w:ascii="Times New Roman" w:hAnsi="Times New Roman" w:eastAsia="Times New Roman" w:cs="Times New Roman"/>
          <w:color w:val="000000" w:themeColor="text1"/>
          <w:sz w:val="24"/>
          <w:szCs w:val="24"/>
          <w:lang w:val="pt-BR"/>
        </w:rPr>
      </w:r>
      <w:r/>
      <w:bookmarkStart w:id="119" w:name="_Toc5"/>
      <w:r>
        <w:rPr>
          <w:rFonts w:ascii="Times New Roman" w:hAnsi="Times New Roman" w:eastAsia="Times New Roman" w:cs="Times New Roman"/>
          <w:b/>
          <w:bCs/>
          <w:sz w:val="24"/>
          <w:szCs w:val="24"/>
        </w:rPr>
        <w:t xml:space="preserve">1.3 Frances Holberton, Kathleen McNulty, Marlyn </w:t>
      </w:r>
      <w:r>
        <w:rPr>
          <w:rFonts w:ascii="Times New Roman" w:hAnsi="Times New Roman" w:eastAsia="Times New Roman" w:cs="Times New Roman"/>
          <w:b/>
          <w:bCs/>
          <w:sz w:val="24"/>
          <w:szCs w:val="24"/>
        </w:rPr>
        <w:t xml:space="preserve">Wescoff</w:t>
      </w:r>
      <w:r>
        <w:rPr>
          <w:rFonts w:ascii="Times New Roman" w:hAnsi="Times New Roman" w:eastAsia="Times New Roman" w:cs="Times New Roman"/>
          <w:b/>
          <w:bCs/>
          <w:sz w:val="24"/>
          <w:szCs w:val="24"/>
        </w:rPr>
        <w:t xml:space="preserve">, Ruth </w:t>
      </w:r>
      <w:r>
        <w:rPr>
          <w:rFonts w:ascii="Times New Roman" w:hAnsi="Times New Roman" w:eastAsia="Times New Roman" w:cs="Times New Roman"/>
          <w:b/>
          <w:bCs/>
          <w:sz w:val="24"/>
          <w:szCs w:val="24"/>
        </w:rPr>
        <w:t xml:space="preserve">Litcherman</w:t>
      </w:r>
      <w:r>
        <w:rPr>
          <w:rFonts w:ascii="Times New Roman" w:hAnsi="Times New Roman" w:eastAsia="Times New Roman" w:cs="Times New Roman"/>
          <w:b/>
          <w:bCs/>
          <w:sz w:val="24"/>
          <w:szCs w:val="24"/>
        </w:rPr>
        <w:t xml:space="preserve">, Frances Bilas e Jean </w:t>
      </w:r>
      <w:r>
        <w:rPr>
          <w:rFonts w:ascii="Times New Roman" w:hAnsi="Times New Roman" w:eastAsia="Times New Roman" w:cs="Times New Roman"/>
          <w:b/>
          <w:bCs/>
          <w:sz w:val="24"/>
          <w:szCs w:val="24"/>
        </w:rPr>
        <w:t xml:space="preserve">Jenningsz</w:t>
      </w:r>
      <w:bookmarkEnd w:id="119"/>
      <w:r>
        <w:rPr>
          <w:rFonts w:ascii="Times New Roman" w:hAnsi="Times New Roman" w:eastAsia="Times New Roman" w:cs="Times New Roman"/>
          <w:color w:val="000000" w:themeColor="text1"/>
          <w:sz w:val="24"/>
          <w:szCs w:val="24"/>
          <w:lang w:val="pt-BR"/>
        </w:rPr>
      </w:r>
      <w:r/>
    </w:p>
    <w:p>
      <w:pPr>
        <w:pBdr/>
        <w:spacing w:line="360" w:lineRule="auto"/>
        <w:ind w:firstLine="709"/>
        <w:jc w:val="both"/>
        <w:rPr>
          <w:rFonts w:ascii="Times New Roman" w:hAnsi="Times New Roman" w:eastAsia="Times New Roman" w:cs="Times New Roman"/>
          <w:sz w:val="24"/>
          <w:szCs w:val="24"/>
          <w:lang w:val="pt-BR"/>
        </w:rPr>
      </w:pPr>
      <w:r>
        <w:rPr>
          <w:rFonts w:ascii="Times New Roman" w:hAnsi="Times New Roman" w:eastAsia="Times New Roman" w:cs="Times New Roman"/>
          <w:sz w:val="24"/>
          <w:szCs w:val="24"/>
          <w:lang w:val="pt-BR"/>
        </w:rPr>
        <w:t xml:space="preserve">Posteriormente, surgiu o ENIAC. Cabe ressaltar que ele foi criado no contexto da Segunda Guerra Mundial pelos Estados Unidos, mas apenas foi ligado em </w:t>
      </w:r>
      <w:r>
        <w:rPr>
          <w:rFonts w:ascii="Times New Roman" w:hAnsi="Times New Roman" w:eastAsia="Times New Roman" w:cs="Times New Roman"/>
          <w:sz w:val="24"/>
          <w:szCs w:val="24"/>
          <w:lang w:val="pt-BR"/>
        </w:rPr>
        <w:t xml:space="preserve">julho de 1947, depois da guerra. Comparado a uma calculadora da atualidade, ele possuía menos capacidade operacional, mas ainda assim, estima-se realizou mais contas em 10 anos do que a humanidade havia feito manualmente até aquele momento da história (Projeto Enigma 2024).</w:t>
      </w: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r>
    </w:p>
    <w:p>
      <w:pPr>
        <w:pBdr/>
        <w:spacing w:line="360" w:lineRule="auto"/>
        <w:ind w:firstLine="709"/>
        <w:jc w:val="both"/>
        <w:rPr>
          <w:rFonts w:ascii="Times New Roman" w:hAnsi="Times New Roman" w:eastAsia="Times New Roman" w:cs="Times New Roman"/>
          <w:sz w:val="24"/>
          <w:szCs w:val="24"/>
          <w:lang w:val="pt-BR"/>
        </w:rPr>
      </w:pPr>
      <w:r>
        <w:rPr>
          <w:rFonts w:ascii="Times New Roman" w:hAnsi="Times New Roman" w:eastAsia="Times New Roman" w:cs="Times New Roman"/>
          <w:sz w:val="24"/>
          <w:szCs w:val="24"/>
          <w:lang w:val="pt-BR"/>
        </w:rPr>
        <w:t xml:space="preserve">Dentre as principais pessoas programadores do ENIAC estavam 6 matemáticas Frances "Betty" </w:t>
      </w:r>
      <w:r>
        <w:rPr>
          <w:rFonts w:ascii="Times New Roman" w:hAnsi="Times New Roman" w:eastAsia="Times New Roman" w:cs="Times New Roman"/>
          <w:sz w:val="24"/>
          <w:szCs w:val="24"/>
          <w:lang w:val="pt-BR"/>
        </w:rPr>
        <w:t xml:space="preserve">Holberton</w:t>
      </w:r>
      <w:r>
        <w:rPr>
          <w:rFonts w:ascii="Times New Roman" w:hAnsi="Times New Roman" w:eastAsia="Times New Roman" w:cs="Times New Roman"/>
          <w:sz w:val="24"/>
          <w:szCs w:val="24"/>
          <w:lang w:val="pt-BR"/>
        </w:rPr>
        <w:t xml:space="preserve">, Kathleen "Kay" </w:t>
      </w:r>
      <w:r>
        <w:rPr>
          <w:rFonts w:ascii="Times New Roman" w:hAnsi="Times New Roman" w:eastAsia="Times New Roman" w:cs="Times New Roman"/>
          <w:sz w:val="24"/>
          <w:szCs w:val="24"/>
          <w:lang w:val="pt-BR"/>
        </w:rPr>
        <w:t xml:space="preserve">McNulty</w:t>
      </w:r>
      <w:r>
        <w:rPr>
          <w:rFonts w:ascii="Times New Roman" w:hAnsi="Times New Roman" w:eastAsia="Times New Roman" w:cs="Times New Roman"/>
          <w:sz w:val="24"/>
          <w:szCs w:val="24"/>
          <w:lang w:val="pt-BR"/>
        </w:rPr>
        <w:t xml:space="preserve">, </w:t>
      </w:r>
      <w:r>
        <w:rPr>
          <w:rFonts w:ascii="Times New Roman" w:hAnsi="Times New Roman" w:eastAsia="Times New Roman" w:cs="Times New Roman"/>
          <w:sz w:val="24"/>
          <w:szCs w:val="24"/>
          <w:lang w:val="pt-BR"/>
        </w:rPr>
        <w:t xml:space="preserve">Marlyn</w:t>
      </w:r>
      <w:r>
        <w:rPr>
          <w:rFonts w:ascii="Times New Roman" w:hAnsi="Times New Roman" w:eastAsia="Times New Roman" w:cs="Times New Roman"/>
          <w:sz w:val="24"/>
          <w:szCs w:val="24"/>
          <w:lang w:val="pt-BR"/>
        </w:rPr>
        <w:t xml:space="preserve"> </w:t>
      </w:r>
      <w:r>
        <w:rPr>
          <w:rFonts w:ascii="Times New Roman" w:hAnsi="Times New Roman" w:eastAsia="Times New Roman" w:cs="Times New Roman"/>
          <w:sz w:val="24"/>
          <w:szCs w:val="24"/>
          <w:lang w:val="pt-BR"/>
        </w:rPr>
        <w:t xml:space="preserve">Wescoff</w:t>
      </w:r>
      <w:r>
        <w:rPr>
          <w:rFonts w:ascii="Times New Roman" w:hAnsi="Times New Roman" w:eastAsia="Times New Roman" w:cs="Times New Roman"/>
          <w:sz w:val="24"/>
          <w:szCs w:val="24"/>
          <w:lang w:val="pt-BR"/>
        </w:rPr>
        <w:t xml:space="preserve">, Ruth </w:t>
      </w:r>
      <w:r>
        <w:rPr>
          <w:rFonts w:ascii="Times New Roman" w:hAnsi="Times New Roman" w:eastAsia="Times New Roman" w:cs="Times New Roman"/>
          <w:sz w:val="24"/>
          <w:szCs w:val="24"/>
          <w:lang w:val="pt-BR"/>
        </w:rPr>
        <w:t xml:space="preserve">Lichterman</w:t>
      </w:r>
      <w:r>
        <w:rPr>
          <w:rFonts w:ascii="Times New Roman" w:hAnsi="Times New Roman" w:eastAsia="Times New Roman" w:cs="Times New Roman"/>
          <w:sz w:val="24"/>
          <w:szCs w:val="24"/>
          <w:lang w:val="pt-BR"/>
        </w:rPr>
        <w:t xml:space="preserve">, Frances "Fran" </w:t>
      </w:r>
      <w:r>
        <w:rPr>
          <w:rFonts w:ascii="Times New Roman" w:hAnsi="Times New Roman" w:eastAsia="Times New Roman" w:cs="Times New Roman"/>
          <w:sz w:val="24"/>
          <w:szCs w:val="24"/>
          <w:lang w:val="pt-BR"/>
        </w:rPr>
        <w:t xml:space="preserve">Bilas</w:t>
      </w:r>
      <w:r>
        <w:rPr>
          <w:rFonts w:ascii="Times New Roman" w:hAnsi="Times New Roman" w:eastAsia="Times New Roman" w:cs="Times New Roman"/>
          <w:sz w:val="24"/>
          <w:szCs w:val="24"/>
          <w:lang w:val="pt-BR"/>
        </w:rPr>
        <w:t xml:space="preserve"> e Jean </w:t>
      </w:r>
      <w:r>
        <w:rPr>
          <w:rFonts w:ascii="Times New Roman" w:hAnsi="Times New Roman" w:eastAsia="Times New Roman" w:cs="Times New Roman"/>
          <w:sz w:val="24"/>
          <w:szCs w:val="24"/>
          <w:lang w:val="pt-BR"/>
        </w:rPr>
        <w:t xml:space="preserve">Jenningsz</w:t>
      </w:r>
      <w:r>
        <w:rPr>
          <w:rFonts w:ascii="Times New Roman" w:hAnsi="Times New Roman" w:eastAsia="Times New Roman" w:cs="Times New Roman"/>
          <w:sz w:val="24"/>
          <w:szCs w:val="24"/>
          <w:lang w:val="pt-BR"/>
        </w:rPr>
        <w:t xml:space="preserve">. Esses nomes foram encontrados por Kathryn Kleiman, que na época que era aluna em Harvard nos anos 1980 e se deparou com fotos desse computador com </w:t>
      </w:r>
      <w:r>
        <w:rPr>
          <w:rFonts w:ascii="Times New Roman" w:hAnsi="Times New Roman" w:eastAsia="Times New Roman" w:cs="Times New Roman"/>
          <w:sz w:val="24"/>
          <w:szCs w:val="24"/>
          <w:lang w:val="pt-BR"/>
        </w:rPr>
        <w:t xml:space="preserve">mulheres que apareciam repetidamente, mas seus nomes não constavam nas legendas e nem em textos que acompanhavam as imagens (BBC, 2023).</w:t>
      </w: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r>
    </w:p>
    <w:p>
      <w:pPr>
        <w:pBdr/>
        <w:spacing w:line="360" w:lineRule="auto"/>
        <w:ind w:firstLine="709"/>
        <w:jc w:val="both"/>
        <w:rPr>
          <w:rFonts w:ascii="Times New Roman" w:hAnsi="Times New Roman" w:eastAsia="Times New Roman" w:cs="Times New Roman"/>
          <w:sz w:val="24"/>
          <w:szCs w:val="24"/>
          <w:lang w:val="pt-BR"/>
        </w:rPr>
      </w:pPr>
      <w:r>
        <w:rPr>
          <w:rFonts w:ascii="Times New Roman" w:hAnsi="Times New Roman" w:eastAsia="Times New Roman" w:cs="Times New Roman"/>
          <w:sz w:val="24"/>
          <w:szCs w:val="24"/>
          <w:lang w:val="pt-BR"/>
        </w:rPr>
        <w:t xml:space="preserve">Embora as mulheres não tivessem acesso à sala do ENIAC inicialmente, elas foram encarregadas de programá-lo quando o </w:t>
      </w:r>
      <w:r>
        <w:rPr>
          <w:rFonts w:ascii="Times New Roman" w:hAnsi="Times New Roman" w:eastAsia="Times New Roman" w:cs="Times New Roman"/>
          <w:i/>
          <w:iCs/>
          <w:sz w:val="24"/>
          <w:szCs w:val="24"/>
          <w:lang w:val="pt-BR"/>
        </w:rPr>
        <w:t xml:space="preserve">hardware</w:t>
      </w:r>
      <w:r>
        <w:rPr>
          <w:rFonts w:ascii="Times New Roman" w:hAnsi="Times New Roman" w:eastAsia="Times New Roman" w:cs="Times New Roman"/>
          <w:sz w:val="24"/>
          <w:szCs w:val="24"/>
          <w:lang w:val="pt-BR"/>
        </w:rPr>
        <w:t xml:space="preserve"> estava pronto. Sem um plano claro e sem linguagens de programação disponíveis, elas tiveram que aprender a operar e programar o ENIAC, essencialmente criando o primeiro </w:t>
      </w:r>
      <w:r>
        <w:rPr>
          <w:rFonts w:ascii="Times New Roman" w:hAnsi="Times New Roman" w:eastAsia="Times New Roman" w:cs="Times New Roman"/>
          <w:i/>
          <w:iCs/>
          <w:sz w:val="24"/>
          <w:szCs w:val="24"/>
          <w:lang w:val="pt-BR"/>
        </w:rPr>
        <w:t xml:space="preserve">software </w:t>
      </w:r>
      <w:r>
        <w:rPr>
          <w:rFonts w:ascii="Times New Roman" w:hAnsi="Times New Roman" w:eastAsia="Times New Roman" w:cs="Times New Roman"/>
          <w:sz w:val="24"/>
          <w:szCs w:val="24"/>
          <w:lang w:val="pt-BR"/>
        </w:rPr>
        <w:t xml:space="preserve">(BBC, 2023).</w:t>
      </w: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r>
    </w:p>
    <w:p>
      <w:pPr>
        <w:pStyle w:val="873"/>
        <w:pBdr/>
        <w:tabs>
          <w:tab w:val="left" w:leader="none" w:pos="2306"/>
        </w:tabs>
        <w:spacing/>
        <w:ind/>
        <w:rPr>
          <w:rFonts w:ascii="Times New Roman" w:hAnsi="Times New Roman" w:eastAsia="Times New Roman" w:cs="Times New Roman"/>
          <w:b/>
          <w:bCs/>
          <w:sz w:val="24"/>
          <w:szCs w:val="24"/>
          <w:lang w:val="pt-BR"/>
        </w:rPr>
      </w:pPr>
      <w:r/>
      <w:bookmarkStart w:id="127" w:name="_Toc6"/>
      <w:r>
        <w:rPr>
          <w:rFonts w:ascii="Times New Roman" w:hAnsi="Times New Roman" w:eastAsia="Times New Roman" w:cs="Times New Roman"/>
          <w:b/>
          <w:bCs/>
          <w:sz w:val="24"/>
          <w:szCs w:val="24"/>
          <w:lang w:val="pt-BR"/>
        </w:rPr>
        <w:t xml:space="preserve">1.4 Betty </w:t>
      </w:r>
      <w:r>
        <w:rPr>
          <w:rFonts w:ascii="Times New Roman" w:hAnsi="Times New Roman" w:eastAsia="Times New Roman" w:cs="Times New Roman"/>
          <w:b/>
          <w:bCs/>
          <w:sz w:val="24"/>
          <w:szCs w:val="24"/>
          <w:lang w:val="pt-BR"/>
        </w:rPr>
        <w:t xml:space="preserve">Holberton</w:t>
      </w:r>
      <w:bookmarkEnd w:id="127"/>
      <w:r>
        <w:rPr>
          <w:rFonts w:ascii="Times New Roman" w:hAnsi="Times New Roman" w:eastAsia="Times New Roman" w:cs="Times New Roman"/>
          <w:b/>
          <w:bCs/>
          <w:sz w:val="24"/>
          <w:szCs w:val="24"/>
          <w:lang w:val="pt-BR"/>
        </w:rPr>
        <w:tab/>
      </w:r>
      <w:r>
        <w:rPr>
          <w:rFonts w:ascii="Times New Roman" w:hAnsi="Times New Roman" w:eastAsia="Times New Roman" w:cs="Times New Roman"/>
          <w:b/>
          <w:bCs/>
          <w:sz w:val="24"/>
          <w:szCs w:val="24"/>
          <w:lang w:val="pt-BR"/>
        </w:rPr>
      </w:r>
    </w:p>
    <w:p>
      <w:pPr>
        <w:pStyle w:val="873"/>
        <w:pBdr/>
        <w:tabs>
          <w:tab w:val="left" w:leader="none" w:pos="709"/>
        </w:tabs>
        <w:spacing w:line="360" w:lineRule="auto"/>
        <w:ind/>
        <w:jc w:val="both"/>
        <w:rPr>
          <w:rFonts w:ascii="Times New Roman" w:hAnsi="Times New Roman" w:eastAsia="Times New Roman" w:cs="Times New Roman"/>
          <w:b/>
          <w:bCs/>
          <w:sz w:val="24"/>
          <w:szCs w:val="24"/>
          <w:lang w:val="pt-BR"/>
        </w:rPr>
      </w:pPr>
      <w:r>
        <w:rPr>
          <w:rFonts w:ascii="Times New Roman" w:hAnsi="Times New Roman" w:eastAsia="Times New Roman" w:cs="Times New Roman"/>
          <w:b/>
          <w:bCs/>
          <w:sz w:val="24"/>
          <w:szCs w:val="24"/>
          <w:lang w:val="pt-BR"/>
        </w:rPr>
      </w:r>
      <w:r>
        <w:rPr>
          <w:rFonts w:ascii="Times New Roman" w:hAnsi="Times New Roman" w:eastAsia="Times New Roman" w:cs="Times New Roman"/>
          <w:sz w:val="24"/>
          <w:szCs w:val="24"/>
          <w:lang w:val="pt-BR"/>
        </w:rPr>
        <w:tab/>
        <w:t xml:space="preserve">Betty </w:t>
      </w:r>
      <w:r>
        <w:rPr>
          <w:rFonts w:ascii="Times New Roman" w:hAnsi="Times New Roman" w:eastAsia="Times New Roman" w:cs="Times New Roman"/>
          <w:sz w:val="24"/>
          <w:szCs w:val="24"/>
          <w:lang w:val="pt-BR"/>
        </w:rPr>
        <w:t xml:space="preserve">Holberton</w:t>
      </w:r>
      <w:r>
        <w:rPr>
          <w:rFonts w:ascii="Times New Roman" w:hAnsi="Times New Roman" w:eastAsia="Times New Roman" w:cs="Times New Roman"/>
          <w:sz w:val="24"/>
          <w:szCs w:val="24"/>
          <w:lang w:val="pt-BR"/>
        </w:rPr>
        <w:t xml:space="preserve">, uma dessas pioneiras, criou o primeiro código de instrução, a primeira rotina de classificação e um pacote de </w:t>
      </w:r>
      <w:r>
        <w:rPr>
          <w:rFonts w:ascii="Times New Roman" w:hAnsi="Times New Roman" w:eastAsia="Times New Roman" w:cs="Times New Roman"/>
          <w:i/>
          <w:iCs/>
          <w:sz w:val="24"/>
          <w:szCs w:val="24"/>
          <w:lang w:val="pt-BR"/>
        </w:rPr>
        <w:t xml:space="preserve">software</w:t>
      </w:r>
      <w:r>
        <w:rPr>
          <w:rFonts w:ascii="Times New Roman" w:hAnsi="Times New Roman" w:eastAsia="Times New Roman" w:cs="Times New Roman"/>
          <w:sz w:val="24"/>
          <w:szCs w:val="24"/>
          <w:lang w:val="pt-BR"/>
        </w:rPr>
        <w:t xml:space="preserve">, além de colaborar com Grace Hopper na criação de padrões para a linguagem de programação COBOL e inventar o teclado numérico (BBC, 2023).</w:t>
      </w:r>
      <w:r>
        <w:rPr>
          <w:rFonts w:ascii="Times New Roman" w:hAnsi="Times New Roman" w:eastAsia="Times New Roman" w:cs="Times New Roman"/>
          <w:b/>
          <w:bCs/>
          <w:sz w:val="24"/>
          <w:szCs w:val="24"/>
          <w:lang w:val="pt-BR"/>
        </w:rPr>
      </w:r>
      <w:r/>
    </w:p>
    <w:p>
      <w:pPr>
        <w:pBdr/>
        <w:spacing w:line="360" w:lineRule="auto"/>
        <w:ind w:firstLine="708"/>
        <w:jc w:val="both"/>
        <w:rPr>
          <w:rFonts w:ascii="Times New Roman" w:hAnsi="Times New Roman" w:eastAsia="Times New Roman" w:cs="Times New Roman"/>
          <w:sz w:val="24"/>
          <w:szCs w:val="24"/>
          <w:lang w:val="pt-BR"/>
        </w:rPr>
      </w:pPr>
      <w:r>
        <w:rPr>
          <w:rFonts w:ascii="Times New Roman" w:hAnsi="Times New Roman" w:eastAsia="Times New Roman" w:cs="Times New Roman"/>
          <w:sz w:val="24"/>
          <w:szCs w:val="24"/>
          <w:lang w:val="pt-BR"/>
        </w:rPr>
        <w:t xml:space="preserve">Holberton</w:t>
      </w:r>
      <w:r>
        <w:rPr>
          <w:rFonts w:ascii="Times New Roman" w:hAnsi="Times New Roman" w:eastAsia="Times New Roman" w:cs="Times New Roman"/>
          <w:sz w:val="24"/>
          <w:szCs w:val="24"/>
          <w:lang w:val="pt-BR"/>
        </w:rPr>
        <w:t xml:space="preserve"> ajudou a desenvolver a linguagem de programação C-10, que foi usada para codifi</w:t>
      </w:r>
      <w:r>
        <w:rPr>
          <w:rFonts w:ascii="Times New Roman" w:hAnsi="Times New Roman" w:eastAsia="Times New Roman" w:cs="Times New Roman"/>
          <w:sz w:val="24"/>
          <w:szCs w:val="24"/>
          <w:lang w:val="pt-BR"/>
        </w:rPr>
        <w:t xml:space="preserve">car o UNIVAC I, o primeiro computador comercial. Pode-se dizer que ela foi uma pioneira na introdução de técnicas de programação que são ainda hoje fundamentais. Ela foi a única entre as seis programadoras originais do ENIAC a receber o Prêmio Augusta Ada </w:t>
      </w:r>
      <w:r>
        <w:rPr>
          <w:rFonts w:ascii="Times New Roman" w:hAnsi="Times New Roman" w:eastAsia="Times New Roman" w:cs="Times New Roman"/>
          <w:sz w:val="24"/>
          <w:szCs w:val="24"/>
          <w:lang w:val="pt-BR"/>
        </w:rPr>
        <w:t xml:space="preserve">Lovelace</w:t>
      </w:r>
      <w:r>
        <w:rPr>
          <w:rFonts w:ascii="Times New Roman" w:hAnsi="Times New Roman" w:eastAsia="Times New Roman" w:cs="Times New Roman"/>
          <w:sz w:val="24"/>
          <w:szCs w:val="24"/>
          <w:lang w:val="pt-BR"/>
        </w:rPr>
        <w:t xml:space="preserve">, pela Associação de Mulheres na Computação (</w:t>
      </w:r>
      <w:r>
        <w:rPr>
          <w:rFonts w:ascii="Times New Roman" w:hAnsi="Times New Roman" w:eastAsia="Times New Roman" w:cs="Times New Roman"/>
          <w:sz w:val="24"/>
          <w:szCs w:val="24"/>
          <w:lang w:val="pt-BR"/>
        </w:rPr>
        <w:t xml:space="preserve">Engineering</w:t>
      </w:r>
      <w:r>
        <w:rPr>
          <w:rFonts w:ascii="Times New Roman" w:hAnsi="Times New Roman" w:eastAsia="Times New Roman" w:cs="Times New Roman"/>
          <w:sz w:val="24"/>
          <w:szCs w:val="24"/>
          <w:lang w:val="pt-BR"/>
        </w:rPr>
        <w:t xml:space="preserve"> </w:t>
      </w:r>
      <w:r>
        <w:rPr>
          <w:rFonts w:ascii="Times New Roman" w:hAnsi="Times New Roman" w:eastAsia="Times New Roman" w:cs="Times New Roman"/>
          <w:sz w:val="24"/>
          <w:szCs w:val="24"/>
          <w:lang w:val="pt-BR"/>
        </w:rPr>
        <w:t xml:space="preserve">and</w:t>
      </w:r>
      <w:r>
        <w:rPr>
          <w:rFonts w:ascii="Times New Roman" w:hAnsi="Times New Roman" w:eastAsia="Times New Roman" w:cs="Times New Roman"/>
          <w:sz w:val="24"/>
          <w:szCs w:val="24"/>
          <w:lang w:val="pt-BR"/>
        </w:rPr>
        <w:t xml:space="preserve"> Technology </w:t>
      </w:r>
      <w:r>
        <w:rPr>
          <w:rFonts w:ascii="Times New Roman" w:hAnsi="Times New Roman" w:eastAsia="Times New Roman" w:cs="Times New Roman"/>
          <w:sz w:val="24"/>
          <w:szCs w:val="24"/>
          <w:lang w:val="pt-BR"/>
        </w:rPr>
        <w:t xml:space="preserve">History</w:t>
      </w:r>
      <w:r>
        <w:rPr>
          <w:rFonts w:ascii="Times New Roman" w:hAnsi="Times New Roman" w:eastAsia="Times New Roman" w:cs="Times New Roman"/>
          <w:sz w:val="24"/>
          <w:szCs w:val="24"/>
          <w:lang w:val="pt-BR"/>
        </w:rPr>
        <w:t xml:space="preserve"> Wiki, 2024).</w:t>
      </w: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r>
    </w:p>
    <w:p>
      <w:pPr>
        <w:pBdr/>
        <w:spacing w:line="360" w:lineRule="auto"/>
        <w:ind/>
        <w:jc w:val="both"/>
        <w:rPr>
          <w:rFonts w:ascii="Times New Roman" w:hAnsi="Times New Roman" w:eastAsia="Times New Roman" w:cs="Times New Roman"/>
          <w:b/>
          <w:sz w:val="24"/>
          <w:szCs w:val="24"/>
          <w:lang w:val="pt-BR"/>
        </w:rPr>
      </w:pPr>
      <w:r>
        <w:rPr>
          <w:rFonts w:ascii="Times New Roman" w:hAnsi="Times New Roman" w:eastAsia="Times New Roman" w:cs="Times New Roman"/>
          <w:b/>
          <w:bCs/>
          <w:sz w:val="24"/>
          <w:szCs w:val="24"/>
          <w:lang w:val="pt-BR"/>
        </w:rPr>
        <w:t xml:space="preserve">1.5 Edith Clarke</w:t>
      </w:r>
      <w:r>
        <w:rPr>
          <w:rFonts w:ascii="Times New Roman" w:hAnsi="Times New Roman" w:eastAsia="Times New Roman" w:cs="Times New Roman"/>
          <w:b/>
          <w:sz w:val="24"/>
          <w:szCs w:val="24"/>
          <w:lang w:val="pt-BR"/>
        </w:rPr>
      </w:r>
      <w:r>
        <w:rPr>
          <w:rFonts w:ascii="Times New Roman" w:hAnsi="Times New Roman" w:eastAsia="Times New Roman" w:cs="Times New Roman"/>
          <w:b/>
          <w:sz w:val="24"/>
          <w:szCs w:val="24"/>
          <w:lang w:val="pt-BR"/>
        </w:rPr>
      </w:r>
    </w:p>
    <w:p>
      <w:pPr>
        <w:pBdr/>
        <w:spacing w:line="360" w:lineRule="auto"/>
        <w:ind w:firstLine="708"/>
        <w:jc w:val="both"/>
        <w:rPr/>
      </w:pPr>
      <w:r>
        <w:rPr>
          <w:rFonts w:ascii="Times New Roman" w:hAnsi="Times New Roman" w:eastAsia="Times New Roman" w:cs="Times New Roman"/>
          <w:sz w:val="24"/>
          <w:szCs w:val="24"/>
          <w:lang w:val="pt-BR"/>
        </w:rPr>
        <w:t xml:space="preserve">Edith Clarke foi uma engenheira e matemática que se destacou como uma das primeiras mulheres a atuar em áreas predominantemente masculinas, trabalhando muitos anos como computador humano – pessoas que resolviam equações matemáticas. Formada em Matemática e </w:t>
      </w:r>
      <w:r>
        <w:rPr>
          <w:rFonts w:ascii="Times New Roman" w:hAnsi="Times New Roman" w:eastAsia="Times New Roman" w:cs="Times New Roman"/>
          <w:sz w:val="24"/>
          <w:szCs w:val="24"/>
          <w:lang w:val="pt-BR"/>
        </w:rPr>
        <w:t xml:space="preserve">Astronomia pelo Vassar College em 1908, ela lecionou matemática e física antes de ingressar na Engenharia Civil na Universidade de Wisconsin em 1911 (INBEC, 2024).</w:t>
      </w:r>
      <w:r/>
      <w:r>
        <w:rPr>
          <w:rFonts w:ascii="Times New Roman" w:hAnsi="Times New Roman" w:eastAsia="Times New Roman" w:cs="Times New Roman"/>
          <w:sz w:val="24"/>
          <w:szCs w:val="24"/>
          <w:lang w:val="pt-BR"/>
        </w:rPr>
      </w:r>
      <w:r/>
      <w:r>
        <w:rPr>
          <w:rFonts w:ascii="Times New Roman" w:hAnsi="Times New Roman" w:eastAsia="Times New Roman" w:cs="Times New Roman"/>
          <w:sz w:val="24"/>
          <w:szCs w:val="24"/>
          <w:lang w:val="pt-BR"/>
        </w:rPr>
      </w:r>
    </w:p>
    <w:p>
      <w:pPr>
        <w:pBdr/>
        <w:spacing w:line="360" w:lineRule="auto"/>
        <w:ind w:firstLine="708"/>
        <w:jc w:val="both"/>
        <w:rPr/>
      </w:pPr>
      <w:r>
        <w:rPr>
          <w:rFonts w:ascii="Times New Roman" w:hAnsi="Times New Roman" w:eastAsia="Times New Roman" w:cs="Times New Roman"/>
          <w:sz w:val="24"/>
          <w:szCs w:val="24"/>
          <w:lang w:val="pt-BR"/>
        </w:rPr>
        <w:t xml:space="preserve">Clarke trabalhou em uma empresa de telefonia, onde teve contato com circuitos elétricos e linhas de transmissão. Em 1915, passou a comandar a divisão de computadores humanos da AT&amp;T. Posteriormente, deixou o curso de Engenharia Civil para se matricular em E</w:t>
      </w:r>
      <w:r>
        <w:rPr>
          <w:rFonts w:ascii="Times New Roman" w:hAnsi="Times New Roman" w:eastAsia="Times New Roman" w:cs="Times New Roman"/>
          <w:sz w:val="24"/>
          <w:szCs w:val="24"/>
          <w:lang w:val="pt-BR"/>
        </w:rPr>
        <w:t xml:space="preserve">ngenharia Elétrica no MIT, tornando-se, em 1918, a primeira mulher a se graduar nesta área na instituição (Martins, 2023).</w:t>
      </w:r>
      <w:r/>
      <w:r>
        <w:rPr>
          <w:rFonts w:ascii="Times New Roman" w:hAnsi="Times New Roman" w:eastAsia="Times New Roman" w:cs="Times New Roman"/>
          <w:sz w:val="24"/>
          <w:szCs w:val="24"/>
          <w:lang w:val="pt-BR"/>
        </w:rPr>
      </w:r>
      <w:r/>
      <w:r>
        <w:rPr>
          <w:rFonts w:ascii="Times New Roman" w:hAnsi="Times New Roman" w:eastAsia="Times New Roman" w:cs="Times New Roman"/>
          <w:sz w:val="24"/>
          <w:szCs w:val="24"/>
          <w:lang w:val="pt-BR"/>
        </w:rPr>
      </w:r>
    </w:p>
    <w:p>
      <w:pPr>
        <w:pBdr/>
        <w:spacing w:line="360" w:lineRule="auto"/>
        <w:ind w:firstLine="708"/>
        <w:jc w:val="both"/>
        <w:rPr>
          <w:rFonts w:ascii="Times New Roman" w:hAnsi="Times New Roman" w:eastAsia="Times New Roman" w:cs="Times New Roman"/>
          <w:sz w:val="24"/>
          <w:szCs w:val="24"/>
          <w:lang w:val="pt-BR"/>
        </w:rPr>
      </w:pPr>
      <w:r>
        <w:rPr>
          <w:rFonts w:ascii="Times New Roman" w:hAnsi="Times New Roman" w:eastAsia="Times New Roman" w:cs="Times New Roman"/>
          <w:sz w:val="24"/>
          <w:szCs w:val="24"/>
          <w:lang w:val="pt-BR"/>
        </w:rPr>
        <w:t xml:space="preserve">Em 1926, publicou o primeiro artigo no AIEE (precursor do atual IEEE) que possuía uma autora, visto que até então na revista da inst</w:t>
      </w:r>
      <w:r>
        <w:rPr>
          <w:rFonts w:ascii="Times New Roman" w:hAnsi="Times New Roman" w:eastAsia="Times New Roman" w:cs="Times New Roman"/>
          <w:sz w:val="24"/>
          <w:szCs w:val="24"/>
          <w:lang w:val="pt-BR"/>
        </w:rPr>
        <w:t xml:space="preserve">ituição só havia sido publicados artigos escritos por homens. Ela ganhou 2 prêmios de melhor artigo do ano pela AIEE, e durante toda sua vida acadêmica, ela esteve presente na redação de 18 artigos publicados na revista. No ano de 1948, ganhou o título de </w:t>
      </w:r>
      <w:r>
        <w:rPr>
          <w:rFonts w:ascii="Times New Roman" w:hAnsi="Times New Roman" w:eastAsia="Times New Roman" w:cs="Times New Roman"/>
          <w:i/>
          <w:iCs/>
          <w:sz w:val="24"/>
          <w:szCs w:val="24"/>
          <w:lang w:val="pt-BR"/>
        </w:rPr>
        <w:t xml:space="preserve">fellow</w:t>
      </w:r>
      <w:r>
        <w:rPr>
          <w:rFonts w:ascii="Times New Roman" w:hAnsi="Times New Roman" w:eastAsia="Times New Roman" w:cs="Times New Roman"/>
          <w:sz w:val="24"/>
          <w:szCs w:val="24"/>
          <w:lang w:val="pt-BR"/>
        </w:rPr>
        <w:t xml:space="preserve"> da academia, se tornando a primeira mulher a ter esse título – que lhe concedia direito de participar das votações (Martins, 2023).</w:t>
      </w: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r>
    </w:p>
    <w:p>
      <w:pPr>
        <w:pBdr/>
        <w:spacing w:line="360" w:lineRule="auto"/>
        <w:ind w:firstLine="708"/>
        <w:jc w:val="both"/>
        <w:rPr>
          <w:rFonts w:ascii="Times New Roman" w:hAnsi="Times New Roman" w:eastAsia="Times New Roman" w:cs="Times New Roman"/>
          <w:sz w:val="24"/>
          <w:szCs w:val="24"/>
          <w:lang w:val="pt-BR"/>
        </w:rPr>
      </w:pPr>
      <w:r>
        <w:rPr>
          <w:rFonts w:ascii="Times New Roman" w:hAnsi="Times New Roman" w:eastAsia="Times New Roman" w:cs="Times New Roman"/>
          <w:sz w:val="24"/>
          <w:szCs w:val="24"/>
          <w:lang w:val="pt-BR"/>
        </w:rPr>
        <w:t xml:space="preserve">Como contribuições relevantes de sua carreira, pode-se citar a criação de uma</w:t>
      </w:r>
      <w:r>
        <w:rPr>
          <w:rFonts w:ascii="Times New Roman" w:hAnsi="Times New Roman" w:eastAsia="Times New Roman" w:cs="Times New Roman"/>
          <w:sz w:val="24"/>
          <w:szCs w:val="24"/>
          <w:lang w:val="pt-BR"/>
        </w:rPr>
        <w:t xml:space="preserve"> calculadora</w:t>
      </w:r>
      <w:r>
        <w:rPr>
          <w:rStyle w:val="1036"/>
          <w:rFonts w:ascii="Times New Roman" w:hAnsi="Times New Roman" w:eastAsia="Times New Roman" w:cs="Times New Roman"/>
          <w:sz w:val="24"/>
          <w:szCs w:val="24"/>
          <w:lang w:val="pt-BR"/>
        </w:rPr>
        <w:footnoteReference w:id="4"/>
      </w:r>
      <w:r>
        <w:rPr>
          <w:rFonts w:ascii="Times New Roman" w:hAnsi="Times New Roman" w:eastAsia="Times New Roman" w:cs="Times New Roman"/>
          <w:sz w:val="24"/>
          <w:szCs w:val="24"/>
          <w:lang w:val="pt-BR"/>
        </w:rPr>
        <w:t xml:space="preserve"> “Calculadora Clarke”, que facilitava a análise gráfica dos problemas de linhas de transmissão ao resolver equações lineares que envolviam funções hiperbólicas de corrente, tensão e impedância, de forma muito rápida</w:t>
      </w:r>
      <w:r>
        <w:rPr>
          <w:rStyle w:val="1036"/>
          <w:rFonts w:ascii="Times New Roman" w:hAnsi="Times New Roman" w:eastAsia="Times New Roman" w:cs="Times New Roman"/>
          <w:sz w:val="24"/>
          <w:szCs w:val="24"/>
          <w:lang w:val="pt-BR"/>
        </w:rPr>
        <w:footnoteReference w:id="5"/>
      </w:r>
      <w:r>
        <w:rPr>
          <w:rFonts w:ascii="Times New Roman" w:hAnsi="Times New Roman" w:eastAsia="Times New Roman" w:cs="Times New Roman"/>
          <w:sz w:val="24"/>
          <w:szCs w:val="24"/>
          <w:lang w:val="pt-BR"/>
        </w:rPr>
        <w:t xml:space="preserve">; e o livro “Circuit </w:t>
      </w:r>
      <w:r>
        <w:rPr>
          <w:rFonts w:ascii="Times New Roman" w:hAnsi="Times New Roman" w:eastAsia="Times New Roman" w:cs="Times New Roman"/>
          <w:sz w:val="24"/>
          <w:szCs w:val="24"/>
          <w:lang w:val="pt-BR"/>
        </w:rPr>
        <w:t xml:space="preserve">Analysis</w:t>
      </w:r>
      <w:r>
        <w:rPr>
          <w:rFonts w:ascii="Times New Roman" w:hAnsi="Times New Roman" w:eastAsia="Times New Roman" w:cs="Times New Roman"/>
          <w:sz w:val="24"/>
          <w:szCs w:val="24"/>
          <w:lang w:val="pt-BR"/>
        </w:rPr>
        <w:t xml:space="preserve"> </w:t>
      </w:r>
      <w:r>
        <w:rPr>
          <w:rFonts w:ascii="Times New Roman" w:hAnsi="Times New Roman" w:eastAsia="Times New Roman" w:cs="Times New Roman"/>
          <w:sz w:val="24"/>
          <w:szCs w:val="24"/>
          <w:lang w:val="pt-BR"/>
        </w:rPr>
        <w:t xml:space="preserve">of</w:t>
      </w:r>
      <w:r>
        <w:rPr>
          <w:rFonts w:ascii="Times New Roman" w:hAnsi="Times New Roman" w:eastAsia="Times New Roman" w:cs="Times New Roman"/>
          <w:sz w:val="24"/>
          <w:szCs w:val="24"/>
          <w:lang w:val="pt-BR"/>
        </w:rPr>
        <w:t xml:space="preserve"> A-C Power Systems” que é baseado nas notas de Clarke, para a matéria de </w:t>
      </w:r>
      <w:r>
        <w:rPr>
          <w:rFonts w:ascii="Times New Roman" w:hAnsi="Times New Roman" w:eastAsia="Times New Roman" w:cs="Times New Roman"/>
          <w:i/>
          <w:iCs/>
          <w:sz w:val="24"/>
          <w:szCs w:val="24"/>
          <w:lang w:val="pt-BR"/>
        </w:rPr>
        <w:t xml:space="preserve">General Eletric</w:t>
      </w:r>
      <w:r>
        <w:rPr>
          <w:rFonts w:ascii="Times New Roman" w:hAnsi="Times New Roman" w:eastAsia="Times New Roman" w:cs="Times New Roman"/>
          <w:sz w:val="24"/>
          <w:szCs w:val="24"/>
          <w:lang w:val="pt-BR"/>
        </w:rPr>
        <w:t xml:space="preserve"> que lecionou por muito tempo</w:t>
      </w:r>
      <w:r>
        <w:rPr>
          <w:rFonts w:ascii="Times New Roman" w:hAnsi="Times New Roman" w:eastAsia="Times New Roman" w:cs="Times New Roman"/>
          <w:sz w:val="24"/>
          <w:szCs w:val="24"/>
          <w:lang w:val="pt-BR"/>
        </w:rPr>
        <w:t xml:space="preserve">.</w:t>
      </w:r>
      <w:r>
        <w:rPr>
          <w:rFonts w:ascii="Times New Roman" w:hAnsi="Times New Roman" w:eastAsia="Times New Roman" w:cs="Times New Roman"/>
          <w:sz w:val="24"/>
          <w:szCs w:val="24"/>
          <w:lang w:val="pt-BR"/>
        </w:rPr>
      </w:r>
    </w:p>
    <w:p>
      <w:pPr>
        <w:pBdr/>
        <w:spacing w:line="360" w:lineRule="auto"/>
        <w:ind w:firstLine="0"/>
        <w:jc w:val="both"/>
        <w:rPr>
          <w:rFonts w:ascii="Times New Roman" w:hAnsi="Times New Roman" w:eastAsia="Times New Roman" w:cs="Times New Roman"/>
          <w:sz w:val="24"/>
          <w:szCs w:val="24"/>
          <w:lang w:val="pt-BR"/>
        </w:rPr>
      </w:pPr>
      <w:r>
        <w:rPr>
          <w:rFonts w:ascii="Times New Roman" w:hAnsi="Times New Roman" w:eastAsia="Times New Roman" w:cs="Times New Roman"/>
          <w:sz w:val="24"/>
          <w:szCs w:val="24"/>
          <w:lang w:val="pt-BR"/>
        </w:rPr>
      </w:r>
      <w:r/>
      <w:bookmarkStart w:id="184" w:name="_Toc8"/>
      <w:r>
        <w:rPr>
          <w:rFonts w:ascii="Times New Roman" w:hAnsi="Times New Roman" w:eastAsia="Times New Roman" w:cs="Times New Roman"/>
          <w:b/>
          <w:bCs/>
          <w:sz w:val="24"/>
          <w:szCs w:val="24"/>
          <w:lang w:val="pt-BR"/>
        </w:rPr>
        <w:t xml:space="preserve">1.6 </w:t>
      </w:r>
      <w:r>
        <w:rPr>
          <w:rFonts w:ascii="Times New Roman" w:hAnsi="Times New Roman" w:eastAsia="Times New Roman" w:cs="Times New Roman"/>
          <w:b/>
          <w:bCs/>
          <w:sz w:val="24"/>
          <w:szCs w:val="24"/>
          <w:lang w:val="pt-BR"/>
        </w:rPr>
        <w:t xml:space="preserve">Hedy</w:t>
      </w:r>
      <w:r>
        <w:rPr>
          <w:rFonts w:ascii="Times New Roman" w:hAnsi="Times New Roman" w:eastAsia="Times New Roman" w:cs="Times New Roman"/>
          <w:b/>
          <w:bCs/>
          <w:sz w:val="24"/>
          <w:szCs w:val="24"/>
          <w:lang w:val="pt-BR"/>
        </w:rPr>
        <w:t xml:space="preserve"> </w:t>
      </w:r>
      <w:r>
        <w:rPr>
          <w:rFonts w:ascii="Times New Roman" w:hAnsi="Times New Roman" w:eastAsia="Times New Roman" w:cs="Times New Roman"/>
          <w:b/>
          <w:bCs/>
          <w:sz w:val="24"/>
          <w:szCs w:val="24"/>
          <w:lang w:val="pt-BR"/>
        </w:rPr>
        <w:t xml:space="preserve">Lammar</w:t>
      </w:r>
      <w:bookmarkEnd w:id="184"/>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r>
    </w:p>
    <w:p>
      <w:pPr>
        <w:pBdr/>
        <w:spacing w:line="360" w:lineRule="auto"/>
        <w:ind w:firstLine="708"/>
        <w:jc w:val="both"/>
        <w:rPr>
          <w:rFonts w:ascii="Times New Roman" w:hAnsi="Times New Roman" w:eastAsia="Times New Roman" w:cs="Times New Roman"/>
          <w:sz w:val="24"/>
          <w:szCs w:val="24"/>
          <w:lang w:val="pt-BR"/>
        </w:rPr>
      </w:pP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t xml:space="preserve">A austríaca Hedwig Eva Maria Kiesler, mais conhecida como Hedy Lamarr, foi uma renomada atriz de cinema e inventora, cuja contribuição foi precursora do Wi-Fi. Casada com o controlador Fritz Mandl, que limitava sua vida, Hedy eventualmente decidiu retomar s</w:t>
      </w:r>
      <w:r>
        <w:rPr>
          <w:rFonts w:ascii="Times New Roman" w:hAnsi="Times New Roman" w:eastAsia="Times New Roman" w:cs="Times New Roman"/>
          <w:sz w:val="24"/>
          <w:szCs w:val="24"/>
          <w:lang w:val="pt-BR"/>
        </w:rPr>
        <w:t xml:space="preserve">ua carreira de engenheira, abandonada para seguir a atuação. Durante a Segunda Guerra Mundial, Hedy participou ativamente de jantares promovidos por Mandl, observando e aprendendo sobre aspectos técnicos de embarcações e telecomunicações, área de seu intere</w:t>
      </w:r>
      <w:r>
        <w:rPr>
          <w:rFonts w:ascii="Times New Roman" w:hAnsi="Times New Roman" w:eastAsia="Times New Roman" w:cs="Times New Roman"/>
          <w:sz w:val="24"/>
          <w:szCs w:val="24"/>
          <w:lang w:val="pt-BR"/>
        </w:rPr>
        <w:t xml:space="preserve">sse (BBC, 2024b; National Geographic, 2024).</w:t>
      </w:r>
      <w:r>
        <w:rPr>
          <w:rFonts w:ascii="Times New Roman" w:hAnsi="Times New Roman" w:eastAsia="Times New Roman" w:cs="Times New Roman"/>
          <w:sz w:val="24"/>
          <w:szCs w:val="24"/>
          <w:lang w:val="pt-BR"/>
        </w:rPr>
      </w:r>
      <w:r/>
    </w:p>
    <w:p>
      <w:pPr>
        <w:pBdr/>
        <w:spacing w:line="360" w:lineRule="auto"/>
        <w:ind w:firstLine="708"/>
        <w:jc w:val="both"/>
        <w:rPr>
          <w:lang w:val="pt-BR"/>
        </w:rPr>
      </w:pP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t xml:space="preserve">Após um </w:t>
      </w:r>
      <w:r>
        <w:rPr>
          <w:rFonts w:ascii="Times New Roman" w:hAnsi="Times New Roman" w:eastAsia="Times New Roman" w:cs="Times New Roman"/>
          <w:i/>
          <w:iCs/>
          <w:sz w:val="24"/>
          <w:szCs w:val="24"/>
          <w:lang w:val="pt-BR"/>
        </w:rPr>
        <w:t xml:space="preserve">insight</w:t>
      </w:r>
      <w:r>
        <w:rPr>
          <w:rFonts w:ascii="Times New Roman" w:hAnsi="Times New Roman" w:eastAsia="Times New Roman" w:cs="Times New Roman"/>
          <w:sz w:val="24"/>
          <w:szCs w:val="24"/>
          <w:lang w:val="pt-BR"/>
        </w:rPr>
        <w:t xml:space="preserve">, ela percebeu que se o marinheiro e o torpedo alternassem de frequências, seria quase impossível obstruir o sinal. A evolução do protótipo de alternância de sinal de rádio para ser usado em torpedos e despistar radares nazistas começou em outubr</w:t>
      </w:r>
      <w:r>
        <w:rPr>
          <w:rFonts w:ascii="Times New Roman" w:hAnsi="Times New Roman" w:eastAsia="Times New Roman" w:cs="Times New Roman"/>
          <w:sz w:val="24"/>
          <w:szCs w:val="24"/>
          <w:lang w:val="pt-BR"/>
        </w:rPr>
        <w:t xml:space="preserve">o de 1940, durante a Segunda Guerra Mundial. Os inventores submeteram a invenção ao Conselho Nacional de Inventores, que um ano depois recomendou que a Marinha dos Estados Unidos considerasse o uso do sistema. No entanto, após o ataque a Pearl </w:t>
      </w:r>
      <w:r>
        <w:rPr>
          <w:rFonts w:ascii="Times New Roman" w:hAnsi="Times New Roman" w:eastAsia="Times New Roman" w:cs="Times New Roman"/>
          <w:sz w:val="24"/>
          <w:szCs w:val="24"/>
          <w:lang w:val="pt-BR"/>
        </w:rPr>
        <w:t xml:space="preserve">Harbor</w:t>
      </w:r>
      <w:r>
        <w:rPr>
          <w:rFonts w:ascii="Times New Roman" w:hAnsi="Times New Roman" w:eastAsia="Times New Roman" w:cs="Times New Roman"/>
          <w:sz w:val="24"/>
          <w:szCs w:val="24"/>
          <w:lang w:val="pt-BR"/>
        </w:rPr>
        <w:t xml:space="preserve"> em 7 </w:t>
      </w:r>
      <w:r>
        <w:rPr>
          <w:rFonts w:ascii="Times New Roman" w:hAnsi="Times New Roman" w:eastAsia="Times New Roman" w:cs="Times New Roman"/>
          <w:sz w:val="24"/>
          <w:szCs w:val="24"/>
          <w:lang w:val="pt-BR"/>
        </w:rPr>
        <w:t xml:space="preserve">de dezembro de 1941, os militares decidiram continuar tentando fazer os torpedos antigos funcionarem em vez de adotar o novo sistema (BBC, 2024b).</w:t>
      </w:r>
      <w:r>
        <w:rPr>
          <w:lang w:val="pt-BR"/>
        </w:rPr>
      </w:r>
      <w:r/>
    </w:p>
    <w:p>
      <w:pPr>
        <w:pBdr/>
        <w:spacing w:line="360" w:lineRule="auto"/>
        <w:ind w:firstLine="708"/>
        <w:jc w:val="both"/>
        <w:rPr>
          <w:rFonts w:ascii="Times New Roman" w:hAnsi="Times New Roman" w:eastAsia="Times New Roman" w:cs="Times New Roman"/>
          <w:sz w:val="24"/>
          <w:szCs w:val="24"/>
          <w:lang w:val="pt-BR"/>
        </w:rPr>
      </w:pPr>
      <w:r>
        <w:rPr>
          <w:rFonts w:ascii="Times New Roman" w:hAnsi="Times New Roman" w:eastAsia="Times New Roman" w:cs="Times New Roman"/>
          <w:sz w:val="24"/>
          <w:szCs w:val="24"/>
          <w:lang w:val="pt-BR"/>
        </w:rPr>
        <w:t xml:space="preserve">Os inventores tentaram convencer os oficiais em Washington, mas foram ignorados, em parte devido ao preconceito contra uma invenção </w:t>
      </w:r>
      <w:r>
        <w:rPr>
          <w:rFonts w:ascii="Times New Roman" w:hAnsi="Times New Roman" w:eastAsia="Times New Roman" w:cs="Times New Roman"/>
          <w:sz w:val="24"/>
          <w:szCs w:val="24"/>
          <w:lang w:val="pt-BR"/>
        </w:rPr>
        <w:t xml:space="preserve">feita por uma mulher famosa. Apenas em 1962, durante a Crise dos Mísseis, a Marinha passou a utilizar o sistema. Posteriormente, a tecnologia perdeu a exclusividade militar e se tornou a base de várias inovações modernas, como o GPS e o Wi-Fi (BBC, 2024b).</w:t>
      </w:r>
      <w:r>
        <w:rPr>
          <w:lang w:val="pt-BR"/>
        </w:rPr>
      </w:r>
    </w:p>
    <w:p>
      <w:pPr>
        <w:pBdr/>
        <w:spacing w:line="360" w:lineRule="auto"/>
        <w:ind w:firstLine="0"/>
        <w:jc w:val="both"/>
        <w:rPr>
          <w:lang w:val="pt-BR"/>
        </w:rPr>
      </w:pPr>
      <w:r>
        <w:rPr>
          <w:rFonts w:ascii="Times New Roman" w:hAnsi="Times New Roman" w:eastAsia="Times New Roman" w:cs="Times New Roman"/>
          <w:sz w:val="24"/>
          <w:szCs w:val="24"/>
          <w:lang w:val="pt-BR"/>
        </w:rPr>
      </w:r>
      <w:r/>
      <w:bookmarkStart w:id="241" w:name="_Toc9"/>
      <w:r>
        <w:rPr>
          <w:rFonts w:ascii="Times New Roman" w:hAnsi="Times New Roman" w:eastAsia="Times New Roman" w:cs="Times New Roman"/>
          <w:b/>
          <w:bCs/>
          <w:sz w:val="24"/>
          <w:szCs w:val="24"/>
          <w:lang w:val="pt-BR"/>
        </w:rPr>
        <w:t xml:space="preserve">1.7 Jean E. </w:t>
      </w:r>
      <w:r>
        <w:rPr>
          <w:rFonts w:ascii="Times New Roman" w:hAnsi="Times New Roman" w:eastAsia="Times New Roman" w:cs="Times New Roman"/>
          <w:b/>
          <w:bCs/>
          <w:sz w:val="24"/>
          <w:szCs w:val="24"/>
          <w:lang w:val="pt-BR"/>
        </w:rPr>
        <w:t xml:space="preserve">Sammet</w:t>
      </w:r>
      <w:bookmarkEnd w:id="241"/>
      <w:r>
        <w:rPr>
          <w:lang w:val="pt-BR"/>
        </w:rPr>
      </w:r>
      <w:r/>
    </w:p>
    <w:p>
      <w:pPr>
        <w:pBdr/>
        <w:spacing w:line="360" w:lineRule="auto"/>
        <w:ind w:firstLine="708"/>
        <w:jc w:val="both"/>
        <w:rPr/>
      </w:pPr>
      <w:r>
        <w:rPr>
          <w:rFonts w:ascii="Times New Roman" w:hAnsi="Times New Roman" w:eastAsia="Times New Roman" w:cs="Times New Roman"/>
          <w:sz w:val="24"/>
          <w:szCs w:val="24"/>
          <w:lang w:val="pt-BR"/>
        </w:rPr>
        <w:t xml:space="preserve">Jean E. Sammet, uma destacada cientista da programação na IBM, trabalhou na empresa de 1961 até sua aposentadoria em 1988, após passagens pela Sperry Gyroscope, Sperry Rand e Sylvania Electric. Seu interesse em computação surgiu durante sua graduação em Mat</w:t>
      </w:r>
      <w:r>
        <w:rPr>
          <w:rFonts w:ascii="Times New Roman" w:hAnsi="Times New Roman" w:eastAsia="Times New Roman" w:cs="Times New Roman"/>
          <w:sz w:val="24"/>
          <w:szCs w:val="24"/>
          <w:lang w:val="pt-BR"/>
        </w:rPr>
        <w:t xml:space="preserve">emática. Sammet desenvolveu a linguagem FORMAC, pioneira na manipulação simbólica de fórmulas matemáticas, e em 1969 escreveu "Programming Languages: History and Fundamentals", seguido pelo artigo "Programming Languages: History and Future" em 1972, que inc</w:t>
      </w:r>
      <w:r>
        <w:rPr>
          <w:rFonts w:ascii="Times New Roman" w:hAnsi="Times New Roman" w:eastAsia="Times New Roman" w:cs="Times New Roman"/>
          <w:sz w:val="24"/>
          <w:szCs w:val="24"/>
          <w:lang w:val="pt-BR"/>
        </w:rPr>
        <w:t xml:space="preserve">luía um diagrama continuamente atualizado. Sua ambição era expandir os horizontes da computação e promover seu uso universal (Lohr, 2017; Computer History Museum, 2024b).</w:t>
      </w:r>
      <w:r/>
      <w:r>
        <w:rPr>
          <w:rFonts w:ascii="Times New Roman" w:hAnsi="Times New Roman" w:eastAsia="Times New Roman" w:cs="Times New Roman"/>
          <w:sz w:val="24"/>
          <w:szCs w:val="24"/>
          <w:lang w:val="pt-BR"/>
        </w:rPr>
      </w:r>
      <w:r/>
      <w:r>
        <w:rPr>
          <w:rFonts w:ascii="Times New Roman" w:hAnsi="Times New Roman" w:eastAsia="Times New Roman" w:cs="Times New Roman"/>
          <w:sz w:val="24"/>
          <w:szCs w:val="24"/>
          <w:lang w:val="pt-BR"/>
        </w:rPr>
      </w:r>
    </w:p>
    <w:p>
      <w:pPr>
        <w:pBdr/>
        <w:spacing w:line="360" w:lineRule="auto"/>
        <w:ind w:firstLine="708"/>
        <w:jc w:val="both"/>
        <w:rPr/>
      </w:pPr>
      <w:r>
        <w:rPr>
          <w:rFonts w:ascii="Times New Roman" w:hAnsi="Times New Roman" w:eastAsia="Times New Roman" w:cs="Times New Roman"/>
          <w:sz w:val="24"/>
          <w:szCs w:val="24"/>
          <w:lang w:val="pt-BR"/>
        </w:rPr>
        <w:t xml:space="preserve">Sammet trabalhou com Grace Hopper e outras cinco pessoas na avaliação da linguagem de programação COBOL (Common Business Oriented Language) no final da década de 1950, período em que os computadores começaram a ser utilizados em empresas e, eventualmente, e</w:t>
      </w:r>
      <w:r>
        <w:rPr>
          <w:rFonts w:ascii="Times New Roman" w:hAnsi="Times New Roman" w:eastAsia="Times New Roman" w:cs="Times New Roman"/>
          <w:sz w:val="24"/>
          <w:szCs w:val="24"/>
          <w:lang w:val="pt-BR"/>
        </w:rPr>
        <w:t xml:space="preserve">m residências. Exemplos dos primeiros computadores domésticos incluem o Apple II, o Commodore 64 e o IBM PC. Essa mudança de paradigma se tornou evidente quando o Departamento de Defesa dos Estados Unidos declarou que não compraria novos computadores que nã</w:t>
      </w:r>
      <w:r>
        <w:rPr>
          <w:rFonts w:ascii="Times New Roman" w:hAnsi="Times New Roman" w:eastAsia="Times New Roman" w:cs="Times New Roman"/>
          <w:sz w:val="24"/>
          <w:szCs w:val="24"/>
          <w:lang w:val="pt-BR"/>
        </w:rPr>
        <w:t xml:space="preserve">o pudessem rodar o COBOL (Lohr, 2017).</w:t>
      </w:r>
      <w:r/>
      <w:r>
        <w:rPr>
          <w:rFonts w:ascii="Times New Roman" w:hAnsi="Times New Roman" w:eastAsia="Times New Roman" w:cs="Times New Roman"/>
          <w:sz w:val="24"/>
          <w:szCs w:val="24"/>
          <w:lang w:val="pt-BR"/>
        </w:rPr>
      </w:r>
      <w:r/>
      <w:r>
        <w:rPr>
          <w:rFonts w:ascii="Times New Roman" w:hAnsi="Times New Roman" w:eastAsia="Times New Roman" w:cs="Times New Roman"/>
          <w:sz w:val="24"/>
          <w:szCs w:val="24"/>
          <w:lang w:val="pt-BR"/>
        </w:rPr>
      </w:r>
    </w:p>
    <w:p>
      <w:pPr>
        <w:pBdr/>
        <w:spacing w:line="360" w:lineRule="auto"/>
        <w:ind w:firstLine="708"/>
        <w:jc w:val="both"/>
        <w:rPr>
          <w:rFonts w:ascii="Times New Roman" w:hAnsi="Times New Roman" w:eastAsia="Times New Roman" w:cs="Times New Roman"/>
          <w:sz w:val="24"/>
          <w:szCs w:val="24"/>
          <w:lang w:val="pt-BR"/>
        </w:rPr>
      </w:pPr>
      <w:r>
        <w:rPr>
          <w:rFonts w:ascii="Times New Roman" w:hAnsi="Times New Roman" w:eastAsia="Times New Roman" w:cs="Times New Roman"/>
          <w:sz w:val="24"/>
          <w:szCs w:val="24"/>
          <w:lang w:val="pt-BR"/>
        </w:rPr>
        <w:t xml:space="preserve">Nesse contexto, Jean Sammet se destacou ao aprimorar a segurança do COBOL para uso em instituições bancárias e agências governamentais. Ela melhorou a capacidade da linguagem de lidar com dados formatados e utilizou sua influência para defender e promover e</w:t>
      </w:r>
      <w:r>
        <w:rPr>
          <w:rFonts w:ascii="Times New Roman" w:hAnsi="Times New Roman" w:eastAsia="Times New Roman" w:cs="Times New Roman"/>
          <w:sz w:val="24"/>
          <w:szCs w:val="24"/>
          <w:lang w:val="pt-BR"/>
        </w:rPr>
        <w:t xml:space="preserve">ssas melhorias de design, garantindo que a linguagem se mantivesse relevante e confiável para aplicações críticas (Lohr, 2017).</w:t>
      </w:r>
      <w:r/>
      <w:r>
        <w:rPr>
          <w:rFonts w:ascii="Times New Roman" w:hAnsi="Times New Roman" w:eastAsia="Times New Roman" w:cs="Times New Roman"/>
          <w:sz w:val="24"/>
          <w:szCs w:val="24"/>
          <w:lang w:val="pt-BR"/>
        </w:rPr>
      </w:r>
      <w:r>
        <w:rPr>
          <w:lang w:val="pt-BR"/>
        </w:rPr>
      </w:r>
    </w:p>
    <w:p>
      <w:pPr>
        <w:pBdr/>
        <w:spacing w:line="360" w:lineRule="auto"/>
        <w:ind w:firstLine="0"/>
        <w:jc w:val="both"/>
        <w:rPr>
          <w:lang w:val="pt-BR"/>
        </w:rPr>
      </w:pPr>
      <w:r>
        <w:rPr>
          <w:rFonts w:ascii="Times New Roman" w:hAnsi="Times New Roman" w:eastAsia="Times New Roman" w:cs="Times New Roman"/>
          <w:sz w:val="24"/>
          <w:szCs w:val="24"/>
          <w:lang w:val="pt-BR"/>
        </w:rPr>
      </w:r>
      <w:r/>
      <w:bookmarkStart w:id="322" w:name="_Toc10"/>
      <w:r>
        <w:rPr>
          <w:rFonts w:ascii="Times New Roman" w:hAnsi="Times New Roman" w:eastAsia="Times New Roman" w:cs="Times New Roman"/>
          <w:b/>
          <w:bCs/>
          <w:sz w:val="24"/>
          <w:szCs w:val="24"/>
          <w:lang w:val="pt-BR"/>
        </w:rPr>
        <w:t xml:space="preserve">1.8 Frances Allen</w:t>
      </w:r>
      <w:bookmarkEnd w:id="322"/>
      <w:r>
        <w:rPr>
          <w:lang w:val="pt-BR"/>
        </w:rPr>
      </w:r>
      <w:r>
        <w:rPr>
          <w:lang w:val="pt-BR"/>
        </w:rPr>
      </w:r>
    </w:p>
    <w:p>
      <w:pPr>
        <w:pBdr/>
        <w:spacing w:line="360" w:lineRule="auto"/>
        <w:ind w:firstLine="708" w:left="0"/>
        <w:jc w:val="both"/>
        <w:rPr/>
      </w:pPr>
      <w:r>
        <w:rPr>
          <w:rFonts w:ascii="Times New Roman" w:hAnsi="Times New Roman" w:eastAsia="Times New Roman" w:cs="Times New Roman"/>
          <w:sz w:val="24"/>
          <w:szCs w:val="24"/>
          <w:lang w:val="pt-BR"/>
        </w:rPr>
        <w:t xml:space="preserve">Frances Allen foi uma figura de destaque na IBM, onde inicialmente ingressou para quitar suas dívidas estudantis. Com bacharelado em Matemática, ênfase em Física, e um mestrado em Matemática pela Universidade de Michigan, começou na IBM ensinando os funcion</w:t>
      </w:r>
      <w:r>
        <w:rPr>
          <w:rFonts w:ascii="Times New Roman" w:hAnsi="Times New Roman" w:eastAsia="Times New Roman" w:cs="Times New Roman"/>
          <w:sz w:val="24"/>
          <w:szCs w:val="24"/>
          <w:lang w:val="pt-BR"/>
        </w:rPr>
        <w:t xml:space="preserve">ários os fundamentos da linguagem Fortran, essencial para a programação numérica no século XXI (IBM, 2024).</w:t>
      </w:r>
      <w:r/>
      <w:r>
        <w:rPr>
          <w:rFonts w:ascii="Times New Roman" w:hAnsi="Times New Roman" w:eastAsia="Times New Roman" w:cs="Times New Roman"/>
          <w:sz w:val="24"/>
          <w:szCs w:val="24"/>
          <w:lang w:val="pt-BR"/>
        </w:rPr>
      </w:r>
      <w:r/>
      <w:r>
        <w:rPr>
          <w:rFonts w:ascii="Times New Roman" w:hAnsi="Times New Roman" w:eastAsia="Times New Roman" w:cs="Times New Roman"/>
          <w:sz w:val="24"/>
          <w:szCs w:val="24"/>
          <w:lang w:val="pt-BR"/>
        </w:rPr>
      </w:r>
    </w:p>
    <w:p>
      <w:pPr>
        <w:pBdr/>
        <w:spacing w:line="360" w:lineRule="auto"/>
        <w:ind w:firstLine="708" w:left="0"/>
        <w:jc w:val="both"/>
        <w:rPr/>
      </w:pPr>
      <w:r>
        <w:rPr>
          <w:rFonts w:ascii="Times New Roman" w:hAnsi="Times New Roman" w:eastAsia="Times New Roman" w:cs="Times New Roman"/>
          <w:sz w:val="24"/>
          <w:szCs w:val="24"/>
          <w:lang w:val="pt-BR"/>
        </w:rPr>
        <w:t xml:space="preserve">Allen se destacou como pioneira na organização de compiladores, sendo fundamental na tradução de códigos de alto nível para baixo nível. Seus avanços na análise interprocedural e na paralelização automática a colocaram na vanguarda da pesquisa sobre compila</w:t>
      </w:r>
      <w:r>
        <w:rPr>
          <w:rFonts w:ascii="Times New Roman" w:hAnsi="Times New Roman" w:eastAsia="Times New Roman" w:cs="Times New Roman"/>
          <w:sz w:val="24"/>
          <w:szCs w:val="24"/>
          <w:lang w:val="pt-BR"/>
        </w:rPr>
        <w:t xml:space="preserve">dores. Após suas contribuições com o Fortran, Allen foi uma das três designers do projeto Stretch-Harvest da IBM no final dos anos 1950 e início dos anos 1960. Este projeto incluía Stretch, um dos primeiros supercomputadores, e Harvest, um coprocessador (IB</w:t>
      </w:r>
      <w:r>
        <w:rPr>
          <w:rFonts w:ascii="Times New Roman" w:hAnsi="Times New Roman" w:eastAsia="Times New Roman" w:cs="Times New Roman"/>
          <w:sz w:val="24"/>
          <w:szCs w:val="24"/>
          <w:lang w:val="pt-BR"/>
        </w:rPr>
        <w:t xml:space="preserve">M, 2024b).</w:t>
      </w:r>
      <w:r/>
      <w:r>
        <w:rPr>
          <w:rFonts w:ascii="Times New Roman" w:hAnsi="Times New Roman" w:eastAsia="Times New Roman" w:cs="Times New Roman"/>
          <w:sz w:val="24"/>
          <w:szCs w:val="24"/>
          <w:lang w:val="pt-BR"/>
        </w:rPr>
      </w:r>
      <w:r/>
      <w:r>
        <w:rPr>
          <w:rFonts w:ascii="Times New Roman" w:hAnsi="Times New Roman" w:eastAsia="Times New Roman" w:cs="Times New Roman"/>
          <w:sz w:val="24"/>
          <w:szCs w:val="24"/>
          <w:lang w:val="pt-BR"/>
        </w:rPr>
      </w:r>
    </w:p>
    <w:p>
      <w:pPr>
        <w:pBdr/>
        <w:spacing w:line="360" w:lineRule="auto"/>
        <w:ind w:firstLine="708" w:left="0"/>
        <w:jc w:val="both"/>
        <w:rPr>
          <w:rFonts w:ascii="Times New Roman" w:hAnsi="Times New Roman" w:eastAsia="Times New Roman" w:cs="Times New Roman"/>
          <w:sz w:val="24"/>
          <w:szCs w:val="24"/>
          <w:lang w:val="pt-BR"/>
        </w:rPr>
      </w:pPr>
      <w:r>
        <w:rPr>
          <w:rFonts w:ascii="Times New Roman" w:hAnsi="Times New Roman" w:eastAsia="Times New Roman" w:cs="Times New Roman"/>
          <w:sz w:val="24"/>
          <w:szCs w:val="24"/>
          <w:lang w:val="pt-BR"/>
        </w:rPr>
        <w:t xml:space="preserve">Nesse contexto, ela desempenhou um papel crucial como intermediária de linguagem, colaborando no desenvolvimento do Alpha, uma linguagem de alto nível que ajudou a Agência de Segurança Nacional dos Estados Unidos a criar novos alfabetos e decifrar mensagens</w:t>
      </w:r>
      <w:r>
        <w:rPr>
          <w:rFonts w:ascii="Times New Roman" w:hAnsi="Times New Roman" w:eastAsia="Times New Roman" w:cs="Times New Roman"/>
          <w:sz w:val="24"/>
          <w:szCs w:val="24"/>
          <w:lang w:val="pt-BR"/>
        </w:rPr>
        <w:t xml:space="preserve"> secretas. Por suas contribuições significativas no design de compiladores e na arquitetura de máquina, Frances Allen foi agraciada com o prêmio Turing em 2006 (IBM, 2024b).</w:t>
      </w:r>
      <w: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r>
    </w:p>
    <w:p>
      <w:pPr>
        <w:pStyle w:val="873"/>
        <w:pBdr/>
        <w:spacing/>
        <w:ind/>
        <w:rPr>
          <w:rFonts w:ascii="Times New Roman" w:hAnsi="Times New Roman" w:eastAsia="Times New Roman" w:cs="Times New Roman"/>
          <w:b/>
          <w:bCs/>
          <w:color w:val="000000" w:themeColor="text1"/>
          <w:sz w:val="24"/>
          <w:szCs w:val="24"/>
          <w:lang w:val="pt-BR"/>
        </w:rPr>
      </w:pPr>
      <w:r/>
      <w:bookmarkStart w:id="343" w:name="_Toc11"/>
      <w:r>
        <w:rPr>
          <w:rFonts w:ascii="Times New Roman" w:hAnsi="Times New Roman" w:eastAsia="Times New Roman" w:cs="Times New Roman"/>
          <w:b/>
          <w:bCs/>
          <w:color w:val="000000" w:themeColor="text1"/>
          <w:sz w:val="24"/>
          <w:szCs w:val="24"/>
          <w:lang w:val="pt-BR"/>
        </w:rPr>
        <w:t xml:space="preserve">1.9 Kathleen </w:t>
      </w:r>
      <w:r>
        <w:rPr>
          <w:rFonts w:ascii="Times New Roman" w:hAnsi="Times New Roman" w:eastAsia="Times New Roman" w:cs="Times New Roman"/>
          <w:b/>
          <w:bCs/>
          <w:color w:val="000000" w:themeColor="text1"/>
          <w:sz w:val="24"/>
          <w:szCs w:val="24"/>
          <w:lang w:val="pt-BR"/>
        </w:rPr>
        <w:t xml:space="preserve">Booth</w:t>
      </w:r>
      <w:bookmarkEnd w:id="343"/>
      <w:r>
        <w:rPr>
          <w:rFonts w:ascii="Times New Roman" w:hAnsi="Times New Roman" w:eastAsia="Times New Roman" w:cs="Times New Roman"/>
          <w:b/>
          <w:bCs/>
          <w:color w:val="000000" w:themeColor="text1"/>
          <w:sz w:val="24"/>
          <w:szCs w:val="24"/>
          <w:lang w:val="pt-BR"/>
          <w:rPrChange w:id="6" w:author="Lucio Pereira Neves" w:date="2024-08-01T16:31:00Z">
            <w:rPr>
              <w:rFonts w:ascii="Times New Roman" w:hAnsi="Times New Roman" w:eastAsia="Times New Roman" w:cs="Times New Roman"/>
              <w:b/>
              <w:bCs/>
              <w:color w:val="000000" w:themeColor="text1"/>
              <w:sz w:val="24"/>
              <w:szCs w:val="24"/>
            </w:rPr>
          </w:rPrChange>
        </w:rPr>
      </w:r>
      <w:r>
        <w:rPr>
          <w:rFonts w:ascii="Times New Roman" w:hAnsi="Times New Roman" w:eastAsia="Times New Roman" w:cs="Times New Roman"/>
          <w:b/>
          <w:bCs/>
          <w:color w:val="000000" w:themeColor="text1"/>
          <w:sz w:val="24"/>
          <w:szCs w:val="24"/>
          <w:lang w:val="pt-BR"/>
        </w:rPr>
      </w:r>
    </w:p>
    <w:p>
      <w:pPr>
        <w:pStyle w:val="873"/>
        <w:pBdr/>
        <w:spacing w:line="360" w:lineRule="auto"/>
        <w:ind w:firstLine="708"/>
        <w:jc w:val="both"/>
        <w:rPr>
          <w:rFonts w:ascii="Times New Roman" w:hAnsi="Times New Roman" w:eastAsia="Times New Roman" w:cs="Times New Roman"/>
          <w:b/>
          <w:bCs/>
          <w:color w:val="000000" w:themeColor="text1"/>
          <w:sz w:val="24"/>
          <w:szCs w:val="24"/>
          <w:lang w:val="pt-BR"/>
        </w:rPr>
      </w:pPr>
      <w:r>
        <w:rPr>
          <w:rFonts w:ascii="Times New Roman" w:hAnsi="Times New Roman" w:eastAsia="Times New Roman" w:cs="Times New Roman"/>
          <w:b/>
          <w:bCs/>
          <w:color w:val="000000" w:themeColor="text1"/>
          <w:sz w:val="24"/>
          <w:szCs w:val="24"/>
          <w:lang w:val="pt-BR"/>
          <w:rPrChange w:id="7" w:author="Lucio Pereira Neves" w:date="2024-08-01T16:31:00Z">
            <w:rPr>
              <w:rFonts w:ascii="Times New Roman" w:hAnsi="Times New Roman" w:eastAsia="Times New Roman" w:cs="Times New Roman"/>
              <w:b/>
              <w:bCs/>
              <w:color w:val="000000" w:themeColor="text1"/>
              <w:sz w:val="24"/>
              <w:szCs w:val="24"/>
            </w:rPr>
          </w:rPrChange>
        </w:rPr>
      </w:r>
      <w:r>
        <w:rPr>
          <w:rFonts w:ascii="Times New Roman" w:hAnsi="Times New Roman" w:eastAsia="Times New Roman" w:cs="Times New Roman"/>
          <w:color w:val="000000" w:themeColor="text1"/>
          <w:sz w:val="24"/>
          <w:szCs w:val="24"/>
          <w:lang w:val="pt-BR"/>
        </w:rPr>
        <w:t xml:space="preserve">Kathleen </w:t>
      </w:r>
      <w:r>
        <w:rPr>
          <w:rFonts w:ascii="Times New Roman" w:hAnsi="Times New Roman" w:eastAsia="Times New Roman" w:cs="Times New Roman"/>
          <w:color w:val="000000" w:themeColor="text1"/>
          <w:sz w:val="24"/>
          <w:szCs w:val="24"/>
          <w:lang w:val="pt-BR"/>
        </w:rPr>
        <w:t xml:space="preserve">Booth</w:t>
      </w:r>
      <w:r>
        <w:rPr>
          <w:rFonts w:ascii="Times New Roman" w:hAnsi="Times New Roman" w:eastAsia="Times New Roman" w:cs="Times New Roman"/>
          <w:color w:val="000000" w:themeColor="text1"/>
          <w:sz w:val="24"/>
          <w:szCs w:val="24"/>
          <w:lang w:val="pt-BR"/>
        </w:rPr>
        <w:t xml:space="preserve"> trabalhou com Von Neumann, alguns anos depois de concluir seu PhD em matemática aplicada e escrever o livro “General </w:t>
      </w:r>
      <w:r>
        <w:rPr>
          <w:rFonts w:ascii="Times New Roman" w:hAnsi="Times New Roman" w:eastAsia="Times New Roman" w:cs="Times New Roman"/>
          <w:color w:val="000000" w:themeColor="text1"/>
          <w:sz w:val="24"/>
          <w:szCs w:val="24"/>
          <w:lang w:val="pt-BR"/>
        </w:rPr>
        <w:t xml:space="preserve">Considerations</w:t>
      </w:r>
      <w:r>
        <w:rPr>
          <w:rFonts w:ascii="Times New Roman" w:hAnsi="Times New Roman" w:eastAsia="Times New Roman" w:cs="Times New Roman"/>
          <w:color w:val="000000" w:themeColor="text1"/>
          <w:sz w:val="24"/>
          <w:szCs w:val="24"/>
          <w:lang w:val="pt-BR"/>
        </w:rPr>
        <w:t xml:space="preserve"> in </w:t>
      </w:r>
      <w:r>
        <w:rPr>
          <w:rFonts w:ascii="Times New Roman" w:hAnsi="Times New Roman" w:eastAsia="Times New Roman" w:cs="Times New Roman"/>
          <w:color w:val="000000" w:themeColor="text1"/>
          <w:sz w:val="24"/>
          <w:szCs w:val="24"/>
          <w:lang w:val="pt-BR"/>
        </w:rPr>
        <w:t xml:space="preserve">the</w:t>
      </w:r>
      <w:r>
        <w:rPr>
          <w:rFonts w:ascii="Times New Roman" w:hAnsi="Times New Roman" w:eastAsia="Times New Roman" w:cs="Times New Roman"/>
          <w:color w:val="000000" w:themeColor="text1"/>
          <w:sz w:val="24"/>
          <w:szCs w:val="24"/>
          <w:lang w:val="pt-BR"/>
        </w:rPr>
        <w:t xml:space="preserve"> Design </w:t>
      </w:r>
      <w:r>
        <w:rPr>
          <w:rFonts w:ascii="Times New Roman" w:hAnsi="Times New Roman" w:eastAsia="Times New Roman" w:cs="Times New Roman"/>
          <w:color w:val="000000" w:themeColor="text1"/>
          <w:sz w:val="24"/>
          <w:szCs w:val="24"/>
          <w:lang w:val="pt-BR"/>
        </w:rPr>
        <w:t xml:space="preserve">of</w:t>
      </w:r>
      <w:r>
        <w:rPr>
          <w:rFonts w:ascii="Times New Roman" w:hAnsi="Times New Roman" w:eastAsia="Times New Roman" w:cs="Times New Roman"/>
          <w:color w:val="000000" w:themeColor="text1"/>
          <w:sz w:val="24"/>
          <w:szCs w:val="24"/>
          <w:lang w:val="pt-BR"/>
        </w:rPr>
        <w:t xml:space="preserve"> </w:t>
      </w:r>
      <w:r>
        <w:rPr>
          <w:rFonts w:ascii="Times New Roman" w:hAnsi="Times New Roman" w:eastAsia="Times New Roman" w:cs="Times New Roman"/>
          <w:color w:val="000000" w:themeColor="text1"/>
          <w:sz w:val="24"/>
          <w:szCs w:val="24"/>
          <w:lang w:val="pt-BR"/>
        </w:rPr>
        <w:t xml:space="preserve">an</w:t>
      </w:r>
      <w:r>
        <w:rPr>
          <w:rFonts w:ascii="Times New Roman" w:hAnsi="Times New Roman" w:eastAsia="Times New Roman" w:cs="Times New Roman"/>
          <w:color w:val="000000" w:themeColor="text1"/>
          <w:sz w:val="24"/>
          <w:szCs w:val="24"/>
          <w:lang w:val="pt-BR"/>
        </w:rPr>
        <w:t xml:space="preserve"> </w:t>
      </w:r>
      <w:r>
        <w:rPr>
          <w:rFonts w:ascii="Times New Roman" w:hAnsi="Times New Roman" w:eastAsia="Times New Roman" w:cs="Times New Roman"/>
          <w:color w:val="000000" w:themeColor="text1"/>
          <w:sz w:val="24"/>
          <w:szCs w:val="24"/>
          <w:lang w:val="pt-BR"/>
        </w:rPr>
        <w:t xml:space="preserve">All</w:t>
      </w:r>
      <w:r>
        <w:rPr>
          <w:rFonts w:ascii="Times New Roman" w:hAnsi="Times New Roman" w:eastAsia="Times New Roman" w:cs="Times New Roman"/>
          <w:color w:val="000000" w:themeColor="text1"/>
          <w:sz w:val="24"/>
          <w:szCs w:val="24"/>
          <w:lang w:val="pt-BR"/>
        </w:rPr>
        <w:t xml:space="preserve"> </w:t>
      </w:r>
      <w:r>
        <w:rPr>
          <w:rFonts w:ascii="Times New Roman" w:hAnsi="Times New Roman" w:eastAsia="Times New Roman" w:cs="Times New Roman"/>
          <w:color w:val="000000" w:themeColor="text1"/>
          <w:sz w:val="24"/>
          <w:szCs w:val="24"/>
          <w:lang w:val="pt-BR"/>
        </w:rPr>
        <w:t xml:space="preserve">Purpose</w:t>
      </w:r>
      <w:r>
        <w:rPr>
          <w:rFonts w:ascii="Times New Roman" w:hAnsi="Times New Roman" w:eastAsia="Times New Roman" w:cs="Times New Roman"/>
          <w:color w:val="000000" w:themeColor="text1"/>
          <w:sz w:val="24"/>
          <w:szCs w:val="24"/>
          <w:lang w:val="pt-BR"/>
        </w:rPr>
        <w:t xml:space="preserve"> </w:t>
      </w:r>
      <w:r>
        <w:rPr>
          <w:rFonts w:ascii="Times New Roman" w:hAnsi="Times New Roman" w:eastAsia="Times New Roman" w:cs="Times New Roman"/>
          <w:color w:val="000000" w:themeColor="text1"/>
          <w:sz w:val="24"/>
          <w:szCs w:val="24"/>
          <w:lang w:val="pt-BR"/>
        </w:rPr>
        <w:t xml:space="preserve">Electronic</w:t>
      </w:r>
      <w:r>
        <w:rPr>
          <w:rFonts w:ascii="Times New Roman" w:hAnsi="Times New Roman" w:eastAsia="Times New Roman" w:cs="Times New Roman"/>
          <w:color w:val="000000" w:themeColor="text1"/>
          <w:sz w:val="24"/>
          <w:szCs w:val="24"/>
          <w:lang w:val="pt-BR"/>
        </w:rPr>
        <w:t xml:space="preserve"> Digital Computer” junto também de seu colega e marido, Andrew </w:t>
      </w:r>
      <w:r>
        <w:rPr>
          <w:rFonts w:ascii="Times New Roman" w:hAnsi="Times New Roman" w:eastAsia="Times New Roman" w:cs="Times New Roman"/>
          <w:color w:val="000000" w:themeColor="text1"/>
          <w:sz w:val="24"/>
          <w:szCs w:val="24"/>
          <w:lang w:val="pt-BR"/>
        </w:rPr>
        <w:t xml:space="preserve">Booth</w:t>
      </w:r>
      <w:r>
        <w:rPr>
          <w:rFonts w:ascii="Times New Roman" w:hAnsi="Times New Roman" w:eastAsia="Times New Roman" w:cs="Times New Roman"/>
          <w:color w:val="000000" w:themeColor="text1"/>
          <w:sz w:val="24"/>
          <w:szCs w:val="24"/>
          <w:lang w:val="pt-BR"/>
        </w:rPr>
        <w:t xml:space="preserve">. Após o contato com Neumann, ela desenvolveu a primeira linguagem de baixo nível para esse tipo de </w:t>
      </w:r>
      <w:r>
        <w:rPr>
          <w:rFonts w:ascii="Times New Roman" w:hAnsi="Times New Roman" w:eastAsia="Times New Roman" w:cs="Times New Roman"/>
          <w:i/>
          <w:iCs/>
          <w:color w:val="000000" w:themeColor="text1"/>
          <w:sz w:val="24"/>
          <w:szCs w:val="24"/>
          <w:lang w:val="pt-BR"/>
        </w:rPr>
        <w:t xml:space="preserve">hardware </w:t>
      </w:r>
      <w:r>
        <w:rPr>
          <w:rFonts w:ascii="Times New Roman" w:hAnsi="Times New Roman" w:eastAsia="Times New Roman" w:cs="Times New Roman"/>
          <w:color w:val="000000" w:themeColor="text1"/>
          <w:sz w:val="24"/>
          <w:szCs w:val="24"/>
          <w:lang w:val="pt-BR"/>
        </w:rPr>
        <w:t xml:space="preserve">que estavam trabalhando, o Assembly (</w:t>
      </w:r>
      <w:r>
        <w:rPr>
          <w:rFonts w:ascii="Times New Roman" w:hAnsi="Times New Roman" w:eastAsia="Times New Roman" w:cs="Times New Roman"/>
          <w:color w:val="000000" w:themeColor="text1"/>
          <w:sz w:val="24"/>
          <w:szCs w:val="24"/>
          <w:lang w:val="pt-BR"/>
        </w:rPr>
        <w:t xml:space="preserve">Booth</w:t>
      </w:r>
      <w:r>
        <w:rPr>
          <w:rFonts w:ascii="Times New Roman" w:hAnsi="Times New Roman" w:eastAsia="Times New Roman" w:cs="Times New Roman"/>
          <w:color w:val="000000" w:themeColor="text1"/>
          <w:sz w:val="24"/>
          <w:szCs w:val="24"/>
          <w:lang w:val="pt-BR"/>
        </w:rPr>
        <w:t xml:space="preserve">, 2022).</w:t>
      </w:r>
      <w:r>
        <w:rPr>
          <w:rFonts w:ascii="Times New Roman" w:hAnsi="Times New Roman" w:eastAsia="Times New Roman" w:cs="Times New Roman"/>
          <w:b/>
          <w:bCs/>
          <w:color w:val="000000" w:themeColor="text1"/>
          <w:sz w:val="24"/>
          <w:szCs w:val="24"/>
          <w:lang w:val="pt-BR"/>
        </w:rPr>
      </w:r>
      <w:r/>
    </w:p>
    <w:p>
      <w:pPr>
        <w:pBdr/>
        <w:spacing w:line="360" w:lineRule="auto"/>
        <w:ind w:firstLine="708"/>
        <w:jc w:val="both"/>
        <w:rPr>
          <w:rFonts w:ascii="Times New Roman" w:hAnsi="Times New Roman" w:eastAsia="Times New Roman" w:cs="Times New Roman"/>
          <w:color w:val="000000" w:themeColor="text1"/>
          <w:sz w:val="24"/>
          <w:szCs w:val="24"/>
          <w:lang w:val="pt-BR"/>
        </w:rPr>
      </w:pPr>
      <w:r>
        <w:rPr>
          <w:rFonts w:ascii="Times New Roman" w:hAnsi="Times New Roman" w:eastAsia="Times New Roman" w:cs="Times New Roman"/>
          <w:color w:val="000000" w:themeColor="text1"/>
          <w:sz w:val="24"/>
          <w:szCs w:val="24"/>
          <w:lang w:val="pt-BR"/>
        </w:rPr>
        <w:t xml:space="preserve">Ela lecionou na Universidade de </w:t>
      </w:r>
      <w:r>
        <w:rPr>
          <w:rFonts w:ascii="Times New Roman" w:hAnsi="Times New Roman" w:eastAsia="Times New Roman" w:cs="Times New Roman"/>
          <w:color w:val="000000" w:themeColor="text1"/>
          <w:sz w:val="24"/>
          <w:szCs w:val="24"/>
          <w:lang w:val="pt-BR"/>
        </w:rPr>
        <w:t xml:space="preserve">Birbeck</w:t>
      </w:r>
      <w:r>
        <w:rPr>
          <w:rFonts w:ascii="Times New Roman" w:hAnsi="Times New Roman" w:eastAsia="Times New Roman" w:cs="Times New Roman"/>
          <w:color w:val="000000" w:themeColor="text1"/>
          <w:sz w:val="24"/>
          <w:szCs w:val="24"/>
          <w:lang w:val="pt-BR"/>
        </w:rPr>
        <w:t xml:space="preserve">, onde ajudou a criar o departamento da Ciência da Computação, ensinando programação, mas também deu aulas de lógica de programação </w:t>
      </w:r>
      <w:r>
        <w:rPr>
          <w:rFonts w:ascii="Times New Roman" w:hAnsi="Times New Roman" w:eastAsia="Times New Roman" w:cs="Times New Roman"/>
          <w:color w:val="000000" w:themeColor="text1"/>
          <w:sz w:val="24"/>
          <w:szCs w:val="24"/>
          <w:lang w:val="pt-BR"/>
        </w:rPr>
        <w:t xml:space="preserve">nas Universidades de Saskatchewan e </w:t>
      </w:r>
      <w:r>
        <w:rPr>
          <w:rFonts w:ascii="Times New Roman" w:hAnsi="Times New Roman" w:eastAsia="Times New Roman" w:cs="Times New Roman"/>
          <w:color w:val="000000" w:themeColor="text1"/>
          <w:sz w:val="24"/>
          <w:szCs w:val="24"/>
          <w:lang w:val="pt-BR"/>
        </w:rPr>
        <w:t xml:space="preserve">Lakehead</w:t>
      </w:r>
      <w:r>
        <w:rPr>
          <w:rFonts w:ascii="Times New Roman" w:hAnsi="Times New Roman" w:eastAsia="Times New Roman" w:cs="Times New Roman"/>
          <w:color w:val="000000" w:themeColor="text1"/>
          <w:sz w:val="24"/>
          <w:szCs w:val="24"/>
          <w:lang w:val="pt-BR"/>
        </w:rPr>
        <w:t xml:space="preserve">, até o momento em que se aposentou no final da década de 70 (</w:t>
      </w:r>
      <w:r>
        <w:rPr>
          <w:rFonts w:ascii="Times New Roman" w:hAnsi="Times New Roman" w:eastAsia="Times New Roman" w:cs="Times New Roman"/>
          <w:color w:val="000000" w:themeColor="text1"/>
          <w:sz w:val="24"/>
          <w:szCs w:val="24"/>
          <w:lang w:val="pt-BR"/>
        </w:rPr>
        <w:t xml:space="preserve">Booth</w:t>
      </w:r>
      <w:r>
        <w:rPr>
          <w:rFonts w:ascii="Times New Roman" w:hAnsi="Times New Roman" w:eastAsia="Times New Roman" w:cs="Times New Roman"/>
          <w:color w:val="000000" w:themeColor="text1"/>
          <w:sz w:val="24"/>
          <w:szCs w:val="24"/>
          <w:lang w:val="pt-BR"/>
        </w:rPr>
        <w:t xml:space="preserve">, 2022).</w:t>
      </w:r>
      <w:r>
        <w:rPr>
          <w:rFonts w:ascii="Times New Roman" w:hAnsi="Times New Roman" w:eastAsia="Times New Roman" w:cs="Times New Roman"/>
          <w:color w:val="000000" w:themeColor="text1"/>
          <w:sz w:val="24"/>
          <w:szCs w:val="24"/>
          <w:lang w:val="pt-BR"/>
        </w:rPr>
      </w:r>
      <w:r>
        <w:rPr>
          <w:rFonts w:ascii="Times New Roman" w:hAnsi="Times New Roman" w:eastAsia="Times New Roman" w:cs="Times New Roman"/>
          <w:color w:val="000000" w:themeColor="text1"/>
          <w:sz w:val="24"/>
          <w:szCs w:val="24"/>
          <w:lang w:val="pt-BR"/>
        </w:rPr>
      </w:r>
    </w:p>
    <w:p>
      <w:pPr>
        <w:pBdr/>
        <w:spacing w:line="360" w:lineRule="auto"/>
        <w:ind w:firstLine="708"/>
        <w:jc w:val="both"/>
        <w:rPr>
          <w:rFonts w:ascii="Times New Roman" w:hAnsi="Times New Roman" w:eastAsia="Times New Roman" w:cs="Times New Roman"/>
          <w:color w:val="000000" w:themeColor="text1"/>
          <w:sz w:val="24"/>
          <w:szCs w:val="24"/>
          <w:lang w:val="pt-BR"/>
        </w:rPr>
      </w:pPr>
      <w:r>
        <w:rPr>
          <w:rFonts w:ascii="Times New Roman" w:hAnsi="Times New Roman" w:eastAsia="Times New Roman" w:cs="Times New Roman"/>
          <w:color w:val="000000" w:themeColor="text1"/>
          <w:sz w:val="24"/>
          <w:szCs w:val="24"/>
          <w:lang w:val="pt-BR"/>
        </w:rPr>
        <w:t xml:space="preserve">A importância da linguagem Assembly é devida a maior legibilidade pelos usuário</w:t>
      </w:r>
      <w:r>
        <w:rPr>
          <w:rFonts w:ascii="Times New Roman" w:hAnsi="Times New Roman" w:eastAsia="Times New Roman" w:cs="Times New Roman"/>
          <w:color w:val="000000" w:themeColor="text1"/>
          <w:sz w:val="24"/>
          <w:szCs w:val="24"/>
          <w:lang w:val="pt-BR"/>
        </w:rPr>
        <w:t xml:space="preserve">s, originalmente os códigos eram escritos em linguagem de máquina, e reprogramá-los não era uma tarefa fácil. As linguagens de montagem, tornaram o processo mais fácil uma vez que possibilitou a conversão da linguagem de máquina por meio de um montador ou </w:t>
      </w:r>
      <w:r>
        <w:rPr>
          <w:rFonts w:ascii="Times New Roman" w:hAnsi="Times New Roman" w:eastAsia="Times New Roman" w:cs="Times New Roman"/>
          <w:i/>
          <w:iCs/>
          <w:color w:val="000000" w:themeColor="text1"/>
          <w:sz w:val="24"/>
          <w:szCs w:val="24"/>
          <w:lang w:val="pt-BR"/>
        </w:rPr>
        <w:t xml:space="preserve">assembler</w:t>
      </w:r>
      <w:r>
        <w:rPr>
          <w:rFonts w:ascii="Times New Roman" w:hAnsi="Times New Roman" w:eastAsia="Times New Roman" w:cs="Times New Roman"/>
          <w:i/>
          <w:iCs/>
          <w:color w:val="000000" w:themeColor="text1"/>
          <w:sz w:val="24"/>
          <w:szCs w:val="24"/>
          <w:lang w:val="pt-BR"/>
        </w:rPr>
        <w:t xml:space="preserve"> </w:t>
      </w:r>
      <w:r>
        <w:rPr>
          <w:rFonts w:ascii="Times New Roman" w:hAnsi="Times New Roman" w:eastAsia="Times New Roman" w:cs="Times New Roman"/>
          <w:color w:val="000000" w:themeColor="text1"/>
          <w:sz w:val="24"/>
          <w:szCs w:val="24"/>
          <w:lang w:val="pt-BR"/>
        </w:rPr>
        <w:t xml:space="preserve">(Telegraph, 2022).</w:t>
      </w:r>
      <w:r>
        <w:rPr>
          <w:rFonts w:ascii="Times New Roman" w:hAnsi="Times New Roman" w:eastAsia="Times New Roman" w:cs="Times New Roman"/>
          <w:color w:val="000000" w:themeColor="text1"/>
          <w:sz w:val="24"/>
          <w:szCs w:val="24"/>
          <w:lang w:val="pt-BR"/>
        </w:rPr>
      </w:r>
    </w:p>
    <w:p>
      <w:pPr>
        <w:pBdr/>
        <w:spacing w:line="360" w:lineRule="auto"/>
        <w:ind w:firstLine="0"/>
        <w:jc w:val="both"/>
        <w:rPr>
          <w:rFonts w:ascii="Times New Roman" w:hAnsi="Times New Roman" w:eastAsia="Times New Roman" w:cs="Times New Roman"/>
          <w:color w:val="000000" w:themeColor="text1"/>
          <w:sz w:val="24"/>
          <w:szCs w:val="24"/>
          <w:lang w:val="pt-BR"/>
        </w:rPr>
      </w:pPr>
      <w:r>
        <w:rPr>
          <w:rFonts w:ascii="Times New Roman" w:hAnsi="Times New Roman" w:eastAsia="Times New Roman" w:cs="Times New Roman"/>
          <w:color w:val="000000" w:themeColor="text1"/>
          <w:sz w:val="24"/>
          <w:szCs w:val="24"/>
          <w:lang w:val="pt-BR"/>
        </w:rPr>
      </w:r>
      <w:r/>
      <w:bookmarkStart w:id="358" w:name="_Toc12"/>
      <w:r>
        <w:rPr>
          <w:rFonts w:ascii="Times New Roman" w:hAnsi="Times New Roman" w:eastAsia="Times New Roman" w:cs="Times New Roman"/>
          <w:b/>
          <w:bCs/>
          <w:color w:val="000000" w:themeColor="text1"/>
          <w:sz w:val="24"/>
          <w:szCs w:val="24"/>
          <w:lang w:val="pt-BR"/>
        </w:rPr>
        <w:t xml:space="preserve">1.10 Mary Kenneth Keller</w:t>
      </w:r>
      <w:bookmarkEnd w:id="358"/>
      <w:r>
        <w:rPr>
          <w:rFonts w:ascii="Times New Roman" w:hAnsi="Times New Roman" w:eastAsia="Times New Roman" w:cs="Times New Roman"/>
          <w:color w:val="000000" w:themeColor="text1"/>
          <w:sz w:val="24"/>
          <w:szCs w:val="24"/>
          <w:lang w:val="pt-BR"/>
        </w:rPr>
      </w:r>
      <w:r/>
    </w:p>
    <w:p>
      <w:pPr>
        <w:pBdr/>
        <w:spacing w:line="360" w:lineRule="auto"/>
        <w:ind/>
        <w:jc w:val="both"/>
        <w:rPr/>
      </w:pPr>
      <w:r>
        <w:rPr>
          <w:rFonts w:ascii="Times New Roman" w:hAnsi="Times New Roman" w:eastAsia="Times New Roman" w:cs="Times New Roman"/>
          <w:color w:val="000000" w:themeColor="text1"/>
          <w:sz w:val="24"/>
          <w:szCs w:val="24"/>
          <w:lang w:val="pt-BR"/>
        </w:rPr>
        <w:tab/>
      </w:r>
      <w:r>
        <w:rPr>
          <w:rFonts w:ascii="Times New Roman" w:hAnsi="Times New Roman" w:eastAsia="Times New Roman" w:cs="Times New Roman"/>
          <w:color w:val="000000" w:themeColor="text1"/>
          <w:sz w:val="24"/>
          <w:szCs w:val="24"/>
          <w:lang w:val="pt-BR"/>
        </w:rPr>
      </w:r>
      <w:r>
        <w:rPr>
          <w:rFonts w:ascii="Times New Roman" w:hAnsi="Times New Roman" w:eastAsia="Times New Roman" w:cs="Times New Roman"/>
          <w:color w:val="000000" w:themeColor="text1"/>
          <w:sz w:val="24"/>
          <w:szCs w:val="24"/>
          <w:lang w:val="pt-BR"/>
        </w:rPr>
        <w:t xml:space="preserve">Mary Kenneth Keller nasceu em Ohio, em 1913, e foi a primeira de sua família a se graduar, com os pais tendo apenas até a oitava série. Ela entrou na congregação BVM (Blessed Virgin Mary) em 1932, aos 18 anos, e frequentou o Clarke College e o Mundelein Col</w:t>
      </w:r>
      <w:r>
        <w:rPr>
          <w:rFonts w:ascii="Times New Roman" w:hAnsi="Times New Roman" w:eastAsia="Times New Roman" w:cs="Times New Roman"/>
          <w:color w:val="000000" w:themeColor="text1"/>
          <w:sz w:val="24"/>
          <w:szCs w:val="24"/>
          <w:lang w:val="pt-BR"/>
        </w:rPr>
        <w:t xml:space="preserve">lege, onde obteve um diploma em Ciências Matemáticas com especialização secundária em Latim (Mendez, 2023).</w:t>
      </w:r>
      <w:r/>
      <w:r>
        <w:rPr>
          <w:rFonts w:ascii="Times New Roman" w:hAnsi="Times New Roman" w:eastAsia="Times New Roman" w:cs="Times New Roman"/>
          <w:color w:val="000000" w:themeColor="text1"/>
          <w:sz w:val="24"/>
          <w:szCs w:val="24"/>
          <w:lang w:val="pt-BR"/>
        </w:rPr>
      </w:r>
      <w:r/>
      <w:r>
        <w:rPr>
          <w:rFonts w:ascii="Times New Roman" w:hAnsi="Times New Roman" w:eastAsia="Times New Roman" w:cs="Times New Roman"/>
          <w:color w:val="000000" w:themeColor="text1"/>
          <w:sz w:val="24"/>
          <w:szCs w:val="24"/>
          <w:lang w:val="pt-BR"/>
        </w:rPr>
      </w:r>
    </w:p>
    <w:p>
      <w:pPr>
        <w:pBdr/>
        <w:spacing w:line="360" w:lineRule="auto"/>
        <w:ind w:firstLine="708"/>
        <w:jc w:val="both"/>
        <w:rPr/>
      </w:pPr>
      <w:r>
        <w:rPr>
          <w:rFonts w:ascii="Times New Roman" w:hAnsi="Times New Roman" w:eastAsia="Times New Roman" w:cs="Times New Roman"/>
          <w:color w:val="000000" w:themeColor="text1"/>
          <w:sz w:val="24"/>
          <w:szCs w:val="24"/>
          <w:lang w:val="pt-BR"/>
        </w:rPr>
        <w:t xml:space="preserve">Nos anos 1960, Keller fez sua dissertação intitulada "Inferência Indutiva em Padrões Gerados por Computador", após participar de um workshop sobre educação computacional no Dartmouth College 20 anos antes. Seu estudo visava criar automaticamente a enésima e</w:t>
      </w:r>
      <w:r>
        <w:rPr>
          <w:rFonts w:ascii="Times New Roman" w:hAnsi="Times New Roman" w:eastAsia="Times New Roman" w:cs="Times New Roman"/>
          <w:color w:val="000000" w:themeColor="text1"/>
          <w:sz w:val="24"/>
          <w:szCs w:val="24"/>
          <w:lang w:val="pt-BR"/>
        </w:rPr>
        <w:t xml:space="preserve">xpressão matemática de uma série a partir das primeiras k expressões. Para validar sua teoria, ela desenvolveu um programa em FORTRAN que calculava a enésima derivada de uma função, usando as k primeiras derivadas. </w:t>
      </w:r>
      <w:r/>
      <w:r>
        <w:rPr>
          <w:rFonts w:ascii="Times New Roman" w:hAnsi="Times New Roman" w:eastAsia="Times New Roman" w:cs="Times New Roman"/>
          <w:color w:val="000000" w:themeColor="text1"/>
          <w:sz w:val="24"/>
          <w:szCs w:val="24"/>
          <w:lang w:val="pt-BR"/>
        </w:rPr>
      </w:r>
      <w:r>
        <w:rPr>
          <w:rFonts w:ascii="Times New Roman" w:hAnsi="Times New Roman" w:eastAsia="Times New Roman" w:cs="Times New Roman"/>
          <w:color w:val="000000" w:themeColor="text1"/>
          <w:sz w:val="24"/>
          <w:szCs w:val="24"/>
          <w:lang w:val="pt-BR"/>
        </w:rPr>
        <w:t xml:space="preserve">Keller buscava demonstrar que tarefas matemáticas, como a diferenciação, poderiam ser realizadas por um modelo de aprendizado. Sua abordagem foi precursora dos modelos de aprendizagem profunda ("deep learning") que se tornaram populares na matemática e na c</w:t>
      </w:r>
      <w:r>
        <w:rPr>
          <w:rFonts w:ascii="Times New Roman" w:hAnsi="Times New Roman" w:eastAsia="Times New Roman" w:cs="Times New Roman"/>
          <w:color w:val="000000" w:themeColor="text1"/>
          <w:sz w:val="24"/>
          <w:szCs w:val="24"/>
          <w:lang w:val="pt-BR"/>
        </w:rPr>
        <w:t xml:space="preserve">omputação (Head, O’Leary, 2023).</w:t>
      </w:r>
      <w:r/>
      <w:r>
        <w:rPr>
          <w:rFonts w:ascii="Times New Roman" w:hAnsi="Times New Roman" w:eastAsia="Times New Roman" w:cs="Times New Roman"/>
          <w:color w:val="000000" w:themeColor="text1"/>
          <w:sz w:val="24"/>
          <w:szCs w:val="24"/>
          <w:lang w:val="pt-BR"/>
        </w:rPr>
      </w:r>
      <w:r>
        <w:rPr>
          <w:rFonts w:ascii="Times New Roman" w:hAnsi="Times New Roman" w:eastAsia="Times New Roman" w:cs="Times New Roman"/>
          <w:color w:val="000000" w:themeColor="text1"/>
          <w:sz w:val="24"/>
          <w:szCs w:val="24"/>
          <w:lang w:val="pt-BR"/>
        </w:rPr>
      </w:r>
      <w:r/>
      <w:r>
        <w:rPr>
          <w:rFonts w:ascii="Times New Roman" w:hAnsi="Times New Roman" w:eastAsia="Times New Roman" w:cs="Times New Roman"/>
          <w:color w:val="000000" w:themeColor="text1"/>
          <w:sz w:val="24"/>
          <w:szCs w:val="24"/>
          <w:lang w:val="pt-BR"/>
        </w:rPr>
      </w:r>
    </w:p>
    <w:p>
      <w:pPr>
        <w:pBdr/>
        <w:spacing w:line="360" w:lineRule="auto"/>
        <w:ind w:firstLine="708"/>
        <w:jc w:val="both"/>
        <w:rPr/>
      </w:pPr>
      <w:r>
        <w:rPr>
          <w:rFonts w:ascii="Times New Roman" w:hAnsi="Times New Roman" w:eastAsia="Times New Roman" w:cs="Times New Roman"/>
          <w:sz w:val="24"/>
          <w:szCs w:val="24"/>
          <w:lang w:val="pt-BR"/>
        </w:rPr>
        <w:t xml:space="preserve">Em 1958, Kenneth contribuiu para o desenvolvimento da linguagem de programação BASIC (Beginner’s All-purpose Symbolic Instruction Code), projetada para ser acessível a pessoas fora do campo da matemática. Esta linguagem de alto nível, que traduz a linguagem</w:t>
      </w:r>
      <w:r>
        <w:rPr>
          <w:rFonts w:ascii="Times New Roman" w:hAnsi="Times New Roman" w:eastAsia="Times New Roman" w:cs="Times New Roman"/>
          <w:sz w:val="24"/>
          <w:szCs w:val="24"/>
          <w:lang w:val="pt-BR"/>
        </w:rPr>
        <w:t xml:space="preserve"> de máquina, tornou-se popular em muitos computadores pessoais, como o Apple II, nas décadas seguintes (Mendez, 2023).</w:t>
      </w:r>
      <w:r/>
      <w:r>
        <w:rPr>
          <w:rFonts w:ascii="Times New Roman" w:hAnsi="Times New Roman" w:eastAsia="Times New Roman" w:cs="Times New Roman"/>
          <w:sz w:val="24"/>
          <w:szCs w:val="24"/>
          <w:lang w:val="pt-BR"/>
        </w:rPr>
      </w:r>
      <w:r/>
      <w:r>
        <w:rPr>
          <w:rFonts w:ascii="Times New Roman" w:hAnsi="Times New Roman" w:eastAsia="Times New Roman" w:cs="Times New Roman"/>
          <w:sz w:val="24"/>
          <w:szCs w:val="24"/>
          <w:lang w:val="pt-BR"/>
        </w:rPr>
      </w:r>
    </w:p>
    <w:p>
      <w:pPr>
        <w:pBdr/>
        <w:spacing w:line="360" w:lineRule="auto"/>
        <w:ind w:firstLine="708"/>
        <w:jc w:val="both"/>
        <w:rPr/>
      </w:pPr>
      <w:r>
        <w:rPr>
          <w:rFonts w:ascii="Times New Roman" w:hAnsi="Times New Roman" w:eastAsia="Times New Roman" w:cs="Times New Roman"/>
          <w:sz w:val="24"/>
          <w:szCs w:val="24"/>
          <w:lang w:val="pt-BR"/>
        </w:rPr>
        <w:t xml:space="preserve">Após concluir seu doutorado em 1965, Kenneth fundou o departamento de Ciências da Computação na Universidade de Clarke, que atualmente oferece uma bolsa de estudos em seu nome. Ela defendeu a inclusão de mais pessoas na computação e a acessibilidade da área</w:t>
      </w:r>
      <w:r>
        <w:rPr>
          <w:rFonts w:ascii="Times New Roman" w:hAnsi="Times New Roman" w:eastAsia="Times New Roman" w:cs="Times New Roman"/>
          <w:sz w:val="24"/>
          <w:szCs w:val="24"/>
          <w:lang w:val="pt-BR"/>
        </w:rPr>
        <w:t xml:space="preserve">, o que também se refletiu na fundação da Associação de Pequenos Usuários na Educação (ASCUE), ainda ativa (Head, O’Leary, 2023). </w:t>
      </w:r>
      <w:r/>
      <w:r>
        <w:rPr>
          <w:rFonts w:ascii="Times New Roman" w:hAnsi="Times New Roman" w:eastAsia="Times New Roman" w:cs="Times New Roman"/>
          <w:sz w:val="24"/>
          <w:szCs w:val="24"/>
          <w:lang w:val="pt-BR"/>
        </w:rPr>
      </w:r>
      <w: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t xml:space="preserve">Kenneth tornou-se uma referência na área de Inteligência Artificial e na popularização da programação para áreas não ligadas à matemática. Ela afirmou: "estamos a viver uma explosão da informação, e é óbvio que a informação não será útil a menos que seja ac</w:t>
      </w:r>
      <w:r>
        <w:rPr>
          <w:rFonts w:ascii="Times New Roman" w:hAnsi="Times New Roman" w:eastAsia="Times New Roman" w:cs="Times New Roman"/>
          <w:sz w:val="24"/>
          <w:szCs w:val="24"/>
          <w:lang w:val="pt-BR"/>
        </w:rPr>
        <w:t xml:space="preserve">essível" (Mendez, 2023).</w:t>
      </w: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r>
    </w:p>
    <w:p>
      <w:pPr>
        <w:pBdr/>
        <w:spacing w:line="360" w:lineRule="auto"/>
        <w:ind w:firstLine="0"/>
        <w:jc w:val="both"/>
        <w:rPr>
          <w:rFonts w:ascii="Times New Roman" w:hAnsi="Times New Roman" w:eastAsia="Times New Roman" w:cs="Times New Roman"/>
          <w:sz w:val="24"/>
          <w:szCs w:val="24"/>
          <w:lang w:val="pt-BR"/>
        </w:rPr>
      </w:pPr>
      <w:r>
        <w:rPr>
          <w:rFonts w:ascii="Times New Roman" w:hAnsi="Times New Roman" w:eastAsia="Times New Roman" w:cs="Times New Roman"/>
          <w:sz w:val="24"/>
          <w:szCs w:val="24"/>
          <w:lang w:val="pt-BR"/>
        </w:rPr>
      </w:r>
      <w:r/>
      <w:bookmarkStart w:id="381" w:name="_Toc13"/>
      <w:r>
        <w:rPr>
          <w:rFonts w:ascii="Times New Roman" w:hAnsi="Times New Roman" w:eastAsia="Times New Roman" w:cs="Times New Roman"/>
          <w:b/>
          <w:bCs/>
          <w:color w:val="000000" w:themeColor="text1"/>
          <w:sz w:val="24"/>
          <w:szCs w:val="24"/>
          <w:lang w:val="pt-BR"/>
        </w:rPr>
        <w:t xml:space="preserve">1.11 Edith </w:t>
      </w:r>
      <w:r>
        <w:rPr>
          <w:rFonts w:ascii="Times New Roman" w:hAnsi="Times New Roman" w:eastAsia="Times New Roman" w:cs="Times New Roman"/>
          <w:b/>
          <w:bCs/>
          <w:color w:val="000000" w:themeColor="text1"/>
          <w:sz w:val="24"/>
          <w:szCs w:val="24"/>
          <w:lang w:val="pt-BR"/>
        </w:rPr>
        <w:t xml:space="preserve">Ranzini</w:t>
      </w:r>
      <w:bookmarkEnd w:id="381"/>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r>
    </w:p>
    <w:p>
      <w:pPr>
        <w:pBdr/>
        <w:spacing w:line="360" w:lineRule="auto"/>
        <w:ind w:firstLine="708"/>
        <w:jc w:val="both"/>
        <w:rPr>
          <w:rFonts w:ascii="Times New Roman" w:hAnsi="Times New Roman" w:eastAsia="Times New Roman" w:cs="Times New Roman"/>
          <w:sz w:val="24"/>
          <w:szCs w:val="24"/>
          <w:lang w:val="pt-BR"/>
        </w:rPr>
      </w:pP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t xml:space="preserve">Já na década de 70, estava sendo desenvolvido na Escola Politécnica da Universidade de São Paulo o primeiro computador brasileiro. Quem participou ativamente desse desenvolvimento foi Edith </w:t>
      </w:r>
      <w:r>
        <w:rPr>
          <w:rFonts w:ascii="Times New Roman" w:hAnsi="Times New Roman" w:eastAsia="Times New Roman" w:cs="Times New Roman"/>
          <w:sz w:val="24"/>
          <w:szCs w:val="24"/>
          <w:lang w:val="pt-BR"/>
        </w:rPr>
        <w:t xml:space="preserve">Ranzini</w:t>
      </w:r>
      <w:r>
        <w:rPr>
          <w:rFonts w:ascii="Times New Roman" w:hAnsi="Times New Roman" w:eastAsia="Times New Roman" w:cs="Times New Roman"/>
          <w:sz w:val="24"/>
          <w:szCs w:val="24"/>
          <w:lang w:val="pt-BR"/>
        </w:rPr>
        <w:t xml:space="preserve">, engenheira eletricista que foi uma das 12 mulheres dos 360 aprovados no vestibular da Poli, o que corresponde a aproximadamente 3% dos aprovados daquele ano </w:t>
      </w:r>
      <w:r>
        <w:rPr>
          <w:rFonts w:ascii="Times New Roman" w:hAnsi="Times New Roman" w:eastAsia="Times New Roman" w:cs="Times New Roman"/>
          <w:color w:val="000000"/>
          <w:sz w:val="24"/>
          <w:lang w:val="pt-BR"/>
        </w:rPr>
        <w:t xml:space="preserve">(JORNAL DA USP, 2018)</w:t>
      </w:r>
      <w:r>
        <w:rPr>
          <w:rFonts w:ascii="Times New Roman" w:hAnsi="Times New Roman" w:eastAsia="Times New Roman" w:cs="Times New Roman"/>
          <w:sz w:val="24"/>
          <w:szCs w:val="24"/>
          <w:lang w:val="pt-BR"/>
        </w:rPr>
        <w:t xml:space="preserve">. </w:t>
      </w:r>
      <w:r>
        <w:rPr>
          <w:rFonts w:ascii="Times New Roman" w:hAnsi="Times New Roman" w:eastAsia="Times New Roman" w:cs="Times New Roman"/>
          <w:sz w:val="24"/>
          <w:szCs w:val="24"/>
          <w:lang w:val="pt-BR"/>
        </w:rPr>
      </w:r>
      <w:r/>
    </w:p>
    <w:p>
      <w:pPr>
        <w:pBdr/>
        <w:spacing w:line="360" w:lineRule="auto"/>
        <w:ind w:firstLine="708"/>
        <w:jc w:val="both"/>
        <w:rPr>
          <w:rFonts w:ascii="Times New Roman" w:hAnsi="Times New Roman" w:eastAsia="Times New Roman" w:cs="Times New Roman"/>
          <w:sz w:val="24"/>
          <w:szCs w:val="24"/>
          <w:lang w:val="pt-BR"/>
        </w:rPr>
      </w:pPr>
      <w:r>
        <w:rPr>
          <w:rFonts w:ascii="Times New Roman" w:hAnsi="Times New Roman" w:eastAsia="Times New Roman" w:cs="Times New Roman"/>
          <w:sz w:val="24"/>
          <w:szCs w:val="24"/>
          <w:lang w:val="pt-BR"/>
        </w:rPr>
        <w:t xml:space="preserve">O computador batizado de “Patinho Feio”</w:t>
      </w:r>
      <w:r>
        <w:rPr>
          <w:rStyle w:val="1036"/>
          <w:rFonts w:ascii="Times New Roman" w:hAnsi="Times New Roman" w:eastAsia="Times New Roman" w:cs="Times New Roman"/>
          <w:sz w:val="24"/>
          <w:szCs w:val="24"/>
          <w:lang w:val="pt-BR"/>
        </w:rPr>
        <w:footnoteReference w:id="6"/>
      </w:r>
      <w:r>
        <w:rPr>
          <w:rFonts w:ascii="Times New Roman" w:hAnsi="Times New Roman" w:eastAsia="Times New Roman" w:cs="Times New Roman"/>
          <w:sz w:val="24"/>
          <w:szCs w:val="24"/>
          <w:lang w:val="pt-BR"/>
        </w:rPr>
        <w:t xml:space="preserve">, foi idealizado e construído </w:t>
      </w:r>
      <w:r>
        <w:rPr>
          <w:rFonts w:ascii="Times New Roman" w:hAnsi="Times New Roman" w:eastAsia="Times New Roman" w:cs="Times New Roman"/>
          <w:sz w:val="24"/>
          <w:szCs w:val="24"/>
          <w:lang w:val="pt-BR"/>
        </w:rPr>
        <w:t xml:space="preserve">para equipar a fragata da Marinha do Brasil, nos anos 1970. O equipamento pesava 100 kg, medindo um metro de altura e 80 metros de profundidade, sendo programado em Assembly. </w:t>
      </w:r>
      <w:r>
        <w:rPr>
          <w:rFonts w:ascii="Times New Roman" w:hAnsi="Times New Roman" w:eastAsia="Times New Roman" w:cs="Times New Roman"/>
          <w:color w:val="000000"/>
          <w:sz w:val="24"/>
          <w:lang w:val="pt-BR"/>
        </w:rPr>
        <w:t xml:space="preserve">Além da criação do computador, ela também foi responsável por implantar o curso de Engenharia Elétrica com ênfase em Computação na Poli (JORNAL DA USP, 2018).</w:t>
      </w: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r>
    </w:p>
    <w:p>
      <w:pPr>
        <w:pStyle w:val="873"/>
        <w:pBdr/>
        <w:tabs>
          <w:tab w:val="left" w:leader="none" w:pos="3206"/>
        </w:tabs>
        <w:spacing/>
        <w:ind/>
        <w:rPr>
          <w:rFonts w:ascii="Times New Roman" w:hAnsi="Times New Roman" w:eastAsia="Times New Roman" w:cs="Times New Roman"/>
          <w:b/>
          <w:bCs/>
          <w:sz w:val="24"/>
          <w:szCs w:val="24"/>
          <w:lang w:val="pt-BR"/>
          <w:rPrChange w:id="8" w:author="Lucio Pereira Neves" w:date="2024-08-01T16:31:00Z">
            <w:rPr>
              <w:rFonts w:ascii="Times New Roman" w:hAnsi="Times New Roman" w:eastAsia="Times New Roman" w:cs="Times New Roman"/>
              <w:b/>
              <w:bCs/>
              <w:sz w:val="24"/>
              <w:szCs w:val="24"/>
            </w:rPr>
          </w:rPrChange>
        </w:rPr>
      </w:pPr>
      <w:r/>
      <w:bookmarkStart w:id="394" w:name="_Toc14"/>
      <w:r>
        <w:rPr>
          <w:rFonts w:ascii="Times New Roman" w:hAnsi="Times New Roman" w:eastAsia="Times New Roman" w:cs="Times New Roman"/>
          <w:b/>
          <w:bCs/>
          <w:sz w:val="24"/>
          <w:szCs w:val="24"/>
          <w:lang w:val="pt-BR"/>
        </w:rPr>
        <w:t xml:space="preserve">1.12 Claudia </w:t>
      </w:r>
      <w:r>
        <w:rPr>
          <w:rFonts w:ascii="Times New Roman" w:hAnsi="Times New Roman" w:eastAsia="Times New Roman" w:cs="Times New Roman"/>
          <w:b/>
          <w:bCs/>
          <w:sz w:val="24"/>
          <w:szCs w:val="24"/>
          <w:lang w:val="pt-BR"/>
        </w:rPr>
        <w:t xml:space="preserve">Bauzer</w:t>
      </w:r>
      <w:r>
        <w:rPr>
          <w:rFonts w:ascii="Times New Roman" w:hAnsi="Times New Roman" w:eastAsia="Times New Roman" w:cs="Times New Roman"/>
          <w:b/>
          <w:bCs/>
          <w:sz w:val="24"/>
          <w:szCs w:val="24"/>
          <w:lang w:val="pt-BR"/>
        </w:rPr>
        <w:t xml:space="preserve"> Medeiros</w:t>
      </w:r>
      <w:bookmarkEnd w:id="394"/>
      <w:r>
        <w:rPr>
          <w:rFonts w:ascii="Times New Roman" w:hAnsi="Times New Roman" w:eastAsia="Times New Roman" w:cs="Times New Roman"/>
          <w:b/>
          <w:bCs/>
          <w:sz w:val="24"/>
          <w:szCs w:val="24"/>
          <w:lang w:val="pt-BR"/>
          <w:rPrChange w:id="9" w:author="Lucio Pereira Neves" w:date="2024-08-01T16:31:00Z">
            <w:rPr>
              <w:rFonts w:ascii="Times New Roman" w:hAnsi="Times New Roman" w:eastAsia="Times New Roman" w:cs="Times New Roman"/>
              <w:b/>
              <w:bCs/>
              <w:sz w:val="24"/>
              <w:szCs w:val="24"/>
            </w:rPr>
          </w:rPrChange>
        </w:rPr>
      </w:r>
      <w:r>
        <w:rPr>
          <w:rFonts w:ascii="Times New Roman" w:hAnsi="Times New Roman" w:eastAsia="Times New Roman" w:cs="Times New Roman"/>
          <w:b/>
          <w:bCs/>
          <w:sz w:val="24"/>
          <w:szCs w:val="24"/>
          <w:lang w:val="pt-BR"/>
        </w:rPr>
        <w:tab/>
      </w:r>
      <w:r>
        <w:rPr>
          <w:rFonts w:ascii="Times New Roman" w:hAnsi="Times New Roman" w:eastAsia="Times New Roman" w:cs="Times New Roman"/>
          <w:b/>
          <w:bCs/>
          <w:sz w:val="24"/>
          <w:szCs w:val="24"/>
          <w:lang w:val="pt-BR"/>
          <w:rPrChange w:id="10" w:author="Lucio Pereira Neves" w:date="2024-08-01T16:31:00Z">
            <w:rPr>
              <w:rFonts w:ascii="Times New Roman" w:hAnsi="Times New Roman" w:eastAsia="Times New Roman" w:cs="Times New Roman"/>
              <w:b/>
              <w:bCs/>
              <w:sz w:val="24"/>
              <w:szCs w:val="24"/>
            </w:rPr>
          </w:rPrChange>
        </w:rPr>
      </w:r>
    </w:p>
    <w:p>
      <w:pPr>
        <w:pBdr/>
        <w:spacing w:line="360" w:lineRule="auto"/>
        <w:ind w:firstLine="708"/>
        <w:jc w:val="both"/>
        <w:rPr>
          <w:rFonts w:ascii="Times New Roman" w:hAnsi="Times New Roman" w:eastAsia="Times New Roman" w:cs="Times New Roman"/>
          <w:sz w:val="24"/>
          <w:szCs w:val="24"/>
          <w:lang w:val="pt-BR"/>
        </w:rPr>
      </w:pPr>
      <w:r>
        <w:rPr>
          <w:rFonts w:ascii="Times New Roman" w:hAnsi="Times New Roman" w:eastAsia="Times New Roman" w:cs="Times New Roman"/>
          <w:sz w:val="24"/>
          <w:szCs w:val="24"/>
          <w:lang w:val="pt-BR"/>
        </w:rPr>
        <w:t xml:space="preserve">Outra figura importante para a USP é Claudia </w:t>
      </w:r>
      <w:r>
        <w:rPr>
          <w:rFonts w:ascii="Times New Roman" w:hAnsi="Times New Roman" w:eastAsia="Times New Roman" w:cs="Times New Roman"/>
          <w:sz w:val="24"/>
          <w:szCs w:val="24"/>
          <w:lang w:val="pt-BR"/>
        </w:rPr>
        <w:t xml:space="preserve">Bauzer</w:t>
      </w:r>
      <w:r>
        <w:rPr>
          <w:rFonts w:ascii="Times New Roman" w:hAnsi="Times New Roman" w:eastAsia="Times New Roman" w:cs="Times New Roman"/>
          <w:sz w:val="24"/>
          <w:szCs w:val="24"/>
          <w:lang w:val="pt-BR"/>
        </w:rPr>
        <w:t xml:space="preserve"> Medeiros</w:t>
      </w:r>
      <w:r>
        <w:rPr>
          <w:rFonts w:ascii="Times New Roman" w:hAnsi="Times New Roman" w:eastAsia="Times New Roman" w:cs="Times New Roman"/>
          <w:sz w:val="24"/>
          <w:szCs w:val="24"/>
          <w:lang w:val="pt-BR"/>
        </w:rPr>
        <w:t xml:space="preserve">, doutora em Computação pela Universidade de São Paulo</w:t>
      </w:r>
      <w:r>
        <w:rPr>
          <w:rFonts w:ascii="Times New Roman" w:hAnsi="Times New Roman" w:eastAsia="Times New Roman" w:cs="Times New Roman"/>
          <w:sz w:val="24"/>
          <w:szCs w:val="24"/>
          <w:lang w:val="pt-BR"/>
        </w:rPr>
        <w:t xml:space="preserve"> (USP), com formação em Matemática pela mesma instituição. Além de sua contribuição como professora titular na UNICAMP, em Campinas, ela marcou história ao se tornar a primeira e única mulher a presidir a Sociedade Brasileira de Computação (FAPESP, 2024). </w:t>
      </w: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r>
    </w:p>
    <w:p>
      <w:pPr>
        <w:pBdr/>
        <w:spacing w:line="360" w:lineRule="auto"/>
        <w:ind w:firstLine="708"/>
        <w:jc w:val="both"/>
        <w:rPr>
          <w:rFonts w:ascii="Times New Roman" w:hAnsi="Times New Roman" w:eastAsia="Times New Roman" w:cs="Times New Roman"/>
          <w:sz w:val="24"/>
          <w:szCs w:val="24"/>
          <w:lang w:val="pt-BR"/>
        </w:rPr>
      </w:pPr>
      <w:r>
        <w:rPr>
          <w:rFonts w:ascii="Times New Roman" w:hAnsi="Times New Roman" w:eastAsia="Times New Roman" w:cs="Times New Roman"/>
          <w:sz w:val="24"/>
          <w:szCs w:val="24"/>
          <w:lang w:val="pt-BR"/>
        </w:rPr>
        <w:t xml:space="preserve">Seu doutorado, concluído em 1990, a consolidou como a segunda brasileira a obter tal título na área da computação. Com um compromisso firme com a diversidade e a inclusão, ela é a fundadora do evento </w:t>
      </w:r>
      <w:r>
        <w:rPr>
          <w:rFonts w:ascii="Times New Roman" w:hAnsi="Times New Roman" w:eastAsia="Times New Roman" w:cs="Times New Roman"/>
          <w:sz w:val="24"/>
          <w:szCs w:val="24"/>
          <w:lang w:val="pt-BR"/>
        </w:rPr>
        <w:t xml:space="preserve">Women</w:t>
      </w:r>
      <w:r>
        <w:rPr>
          <w:rFonts w:ascii="Times New Roman" w:hAnsi="Times New Roman" w:eastAsia="Times New Roman" w:cs="Times New Roman"/>
          <w:sz w:val="24"/>
          <w:szCs w:val="24"/>
          <w:lang w:val="pt-BR"/>
        </w:rPr>
        <w:t xml:space="preserve"> in </w:t>
      </w:r>
      <w:r>
        <w:rPr>
          <w:rFonts w:ascii="Times New Roman" w:hAnsi="Times New Roman" w:eastAsia="Times New Roman" w:cs="Times New Roman"/>
          <w:sz w:val="24"/>
          <w:szCs w:val="24"/>
          <w:lang w:val="pt-BR"/>
        </w:rPr>
        <w:t xml:space="preserve">Information</w:t>
      </w:r>
      <w:r>
        <w:rPr>
          <w:rFonts w:ascii="Times New Roman" w:hAnsi="Times New Roman" w:eastAsia="Times New Roman" w:cs="Times New Roman"/>
          <w:sz w:val="24"/>
          <w:szCs w:val="24"/>
          <w:lang w:val="pt-BR"/>
        </w:rPr>
        <w:t xml:space="preserve"> Technology, que visa promover e destacar o papel das mulheres neste campo em constante evolução. Seu trabalho e dedicação inspiram gerações futuras de profissionais de tecnologia no Brasil e além (FAPESP, 2024).</w:t>
      </w: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r>
    </w:p>
    <w:p>
      <w:pPr>
        <w:pStyle w:val="873"/>
        <w:pBdr/>
        <w:spacing/>
        <w:ind/>
        <w:rPr>
          <w:rFonts w:ascii="Times New Roman" w:hAnsi="Times New Roman" w:eastAsia="Times New Roman" w:cs="Times New Roman"/>
          <w:b/>
          <w:bCs/>
          <w:sz w:val="24"/>
          <w:szCs w:val="24"/>
          <w:lang w:val="pt-BR"/>
        </w:rPr>
      </w:pPr>
      <w:r/>
      <w:bookmarkStart w:id="417" w:name="_Toc15"/>
      <w:r>
        <w:rPr>
          <w:rFonts w:ascii="Times New Roman" w:hAnsi="Times New Roman" w:eastAsia="Times New Roman" w:cs="Times New Roman"/>
          <w:b/>
          <w:bCs/>
          <w:sz w:val="24"/>
          <w:szCs w:val="24"/>
          <w:lang w:val="pt-BR"/>
        </w:rPr>
        <w:t xml:space="preserve">1.13 Luzia Rennó Moreira</w:t>
      </w:r>
      <w:bookmarkEnd w:id="417"/>
      <w:r>
        <w:rPr>
          <w:rFonts w:ascii="Times New Roman" w:hAnsi="Times New Roman" w:eastAsia="Times New Roman" w:cs="Times New Roman"/>
          <w:b/>
          <w:bCs/>
          <w:sz w:val="24"/>
          <w:szCs w:val="24"/>
          <w:lang w:val="pt-BR"/>
        </w:rPr>
      </w:r>
      <w:r>
        <w:rPr>
          <w:rFonts w:ascii="Times New Roman" w:hAnsi="Times New Roman" w:eastAsia="Times New Roman" w:cs="Times New Roman"/>
          <w:b/>
          <w:bCs/>
          <w:sz w:val="24"/>
          <w:szCs w:val="24"/>
          <w:lang w:val="pt-BR"/>
        </w:rPr>
      </w:r>
    </w:p>
    <w:p>
      <w:pPr>
        <w:pBdr/>
        <w:spacing w:line="360" w:lineRule="auto"/>
        <w:ind w:firstLine="708"/>
        <w:jc w:val="both"/>
        <w:rPr>
          <w:rFonts w:ascii="Times New Roman" w:hAnsi="Times New Roman" w:eastAsia="Times New Roman" w:cs="Times New Roman"/>
          <w:sz w:val="24"/>
          <w:szCs w:val="24"/>
          <w:lang w:val="pt-BR"/>
        </w:rPr>
      </w:pPr>
      <w:r>
        <w:rPr>
          <w:rFonts w:ascii="Times New Roman" w:hAnsi="Times New Roman" w:eastAsia="Times New Roman" w:cs="Times New Roman"/>
          <w:sz w:val="24"/>
          <w:szCs w:val="24"/>
          <w:lang w:val="pt-BR"/>
        </w:rPr>
        <w:t xml:space="preserve">Nascida em 1907, na cidade Santa Rica de Sapucaí, nas fazendas cafeeiras de sua família, Luzia teve uma educação inesperada em uma época em que educação era realidade de poucos, ainda mais considerand</w:t>
      </w:r>
      <w:r>
        <w:rPr>
          <w:rFonts w:ascii="Times New Roman" w:hAnsi="Times New Roman" w:eastAsia="Times New Roman" w:cs="Times New Roman"/>
          <w:sz w:val="24"/>
          <w:szCs w:val="24"/>
          <w:lang w:val="pt-BR"/>
        </w:rPr>
        <w:t xml:space="preserve">o o gênero. Casou-se com um diplomata e isso a possibilitou ter contato com vários países como México, Estados Unidos, Japão, Portugal, Bélgica e China. Dessas viagens, trouxe para o Brasil o princípio de eletrônica que havia visto no Japão (UNIFEI, 2024).</w:t>
      </w: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r>
    </w:p>
    <w:p>
      <w:pPr>
        <w:pBdr/>
        <w:spacing w:line="360" w:lineRule="auto"/>
        <w:ind w:firstLine="708"/>
        <w:jc w:val="both"/>
        <w:rPr>
          <w:rFonts w:ascii="Times New Roman" w:hAnsi="Times New Roman" w:eastAsia="Times New Roman" w:cs="Times New Roman"/>
          <w:sz w:val="24"/>
          <w:szCs w:val="24"/>
          <w:lang w:val="pt-BR"/>
        </w:rPr>
      </w:pPr>
      <w:r>
        <w:rPr>
          <w:rFonts w:ascii="Times New Roman" w:hAnsi="Times New Roman" w:eastAsia="Times New Roman" w:cs="Times New Roman"/>
          <w:sz w:val="24"/>
          <w:szCs w:val="24"/>
          <w:lang w:val="pt-BR"/>
        </w:rPr>
        <w:t xml:space="preserve">Quando voltou para o Brasil, se empenhou na política e de participar das reuni</w:t>
      </w:r>
      <w:r>
        <w:rPr>
          <w:rFonts w:ascii="Times New Roman" w:hAnsi="Times New Roman" w:eastAsia="Times New Roman" w:cs="Times New Roman"/>
          <w:sz w:val="24"/>
          <w:szCs w:val="24"/>
          <w:lang w:val="pt-BR"/>
        </w:rPr>
        <w:t xml:space="preserve">ões. Ela tinha o desejo de melhorar o cenário educacional e de cultura para os jove</w:t>
      </w:r>
      <w:r>
        <w:rPr>
          <w:rFonts w:ascii="Times New Roman" w:hAnsi="Times New Roman" w:eastAsia="Times New Roman" w:cs="Times New Roman"/>
          <w:sz w:val="24"/>
          <w:szCs w:val="24"/>
          <w:lang w:val="pt-BR"/>
        </w:rPr>
        <w:t xml:space="preserve">ns de seu país. Viu uma possibilidade de isso acontecer com o ensino da eletrônica. Então se articulou com o presidente da época, Juscelino Kubitschek para explicar a necessidade da autorização e reconhecimento deste tipo de ensino técnico. </w:t>
      </w:r>
      <w:r>
        <w:rPr>
          <w:rFonts w:ascii="Times New Roman" w:hAnsi="Times New Roman" w:eastAsia="Times New Roman" w:cs="Times New Roman"/>
          <w:sz w:val="24"/>
          <w:szCs w:val="24"/>
          <w:lang w:val="pt-BR"/>
        </w:rPr>
        <w:t xml:space="preserve">Ela conseguiu a oficiali</w:t>
      </w:r>
      <w:r>
        <w:rPr>
          <w:rFonts w:ascii="Times New Roman" w:hAnsi="Times New Roman" w:eastAsia="Times New Roman" w:cs="Times New Roman"/>
          <w:sz w:val="24"/>
          <w:szCs w:val="24"/>
          <w:lang w:val="pt-BR"/>
        </w:rPr>
        <w:t xml:space="preserve">zação, sendo Santa Rica de Sapucaí a cidade que sediou a sétima instituição desse tipo em todo mundo – A escola Técnica de Eletrônica Francisco Moreira da Costa (ETE) –, que mais tarde se tornaria a semente do Vale da Eletrônica (UNIFEI, 2024).</w:t>
      </w: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highlight w:val="none"/>
          <w:lang w:val="pt-BR"/>
        </w:rPr>
      </w:r>
      <w:r>
        <w:rPr>
          <w:rFonts w:ascii="Times New Roman" w:hAnsi="Times New Roman" w:eastAsia="Times New Roman" w:cs="Times New Roman"/>
          <w:sz w:val="24"/>
          <w:szCs w:val="24"/>
          <w:lang w:val="pt-BR"/>
        </w:rPr>
      </w:r>
    </w:p>
    <w:p>
      <w:pPr>
        <w:pStyle w:val="873"/>
        <w:pBdr/>
        <w:spacing/>
        <w:ind/>
        <w:rPr>
          <w:rFonts w:ascii="Times New Roman" w:hAnsi="Times New Roman" w:eastAsia="Times New Roman" w:cs="Times New Roman"/>
          <w:b/>
          <w:bCs/>
          <w:sz w:val="24"/>
          <w:szCs w:val="24"/>
          <w:lang w:val="pt-BR"/>
        </w:rPr>
      </w:pPr>
      <w:r/>
      <w:bookmarkStart w:id="441" w:name="_Toc16"/>
      <w:r>
        <w:rPr>
          <w:rFonts w:ascii="Times New Roman" w:hAnsi="Times New Roman" w:eastAsia="Times New Roman" w:cs="Times New Roman"/>
          <w:b/>
          <w:bCs/>
          <w:sz w:val="24"/>
          <w:szCs w:val="24"/>
          <w:lang w:val="pt-BR"/>
        </w:rPr>
        <w:t xml:space="preserve">1.14 Carol Shaw</w:t>
      </w:r>
      <w:bookmarkEnd w:id="441"/>
      <w:r>
        <w:rPr>
          <w:rFonts w:ascii="Times New Roman" w:hAnsi="Times New Roman" w:eastAsia="Times New Roman" w:cs="Times New Roman"/>
          <w:b/>
          <w:bCs/>
          <w:sz w:val="24"/>
          <w:szCs w:val="24"/>
          <w:lang w:val="pt-BR"/>
        </w:rPr>
      </w:r>
      <w:r>
        <w:rPr>
          <w:rFonts w:ascii="Times New Roman" w:hAnsi="Times New Roman" w:eastAsia="Times New Roman" w:cs="Times New Roman"/>
          <w:b/>
          <w:bCs/>
          <w:sz w:val="24"/>
          <w:szCs w:val="24"/>
          <w:lang w:val="pt-BR"/>
        </w:rPr>
      </w:r>
    </w:p>
    <w:p>
      <w:pPr>
        <w:pBdr/>
        <w:spacing w:line="360" w:lineRule="auto"/>
        <w:ind w:firstLine="708"/>
        <w:jc w:val="both"/>
        <w:rPr/>
      </w:pPr>
      <w:r>
        <w:rPr>
          <w:rFonts w:ascii="Times New Roman" w:hAnsi="Times New Roman" w:eastAsia="Times New Roman" w:cs="Times New Roman"/>
          <w:sz w:val="24"/>
          <w:szCs w:val="24"/>
          <w:lang w:val="pt-BR"/>
        </w:rPr>
        <w:t xml:space="preserve">Na década de 70 e 80, a computação começou a se expandir para o lazer, com fliperamas como Space Invaders e Pac-Man se tornando ícones da cultura pop. Quando esses avanços chegaram ao espaço doméstico, surgiram desafios para os desenvolvedores, como adaptar</w:t>
      </w:r>
      <w:r>
        <w:rPr>
          <w:rFonts w:ascii="Times New Roman" w:hAnsi="Times New Roman" w:eastAsia="Times New Roman" w:cs="Times New Roman"/>
          <w:sz w:val="24"/>
          <w:szCs w:val="24"/>
          <w:lang w:val="pt-BR"/>
        </w:rPr>
        <w:t xml:space="preserve"> jogos de fliperama para plataformas com recursos técnicos mais limitados. Nesse contexto, Carol Shaw se destacou com seu trabalho em River Raid, conhecido por sua jogabilidade e gráficos únicos (Movimento Mulheres na TI, 2024c).</w:t>
      </w:r>
      <w:r/>
      <w:r>
        <w:rPr>
          <w:rFonts w:ascii="Times New Roman" w:hAnsi="Times New Roman" w:eastAsia="Times New Roman" w:cs="Times New Roman"/>
          <w:sz w:val="24"/>
          <w:szCs w:val="24"/>
          <w:lang w:val="pt-BR"/>
        </w:rPr>
      </w:r>
      <w:r/>
      <w:r>
        <w:rPr>
          <w:rFonts w:ascii="Times New Roman" w:hAnsi="Times New Roman" w:eastAsia="Times New Roman" w:cs="Times New Roman"/>
          <w:sz w:val="24"/>
          <w:szCs w:val="24"/>
          <w:lang w:val="pt-BR"/>
        </w:rPr>
      </w:r>
    </w:p>
    <w:p>
      <w:pPr>
        <w:pBdr/>
        <w:spacing w:line="360" w:lineRule="auto"/>
        <w:ind w:firstLine="708"/>
        <w:jc w:val="both"/>
        <w:rPr/>
      </w:pPr>
      <w:r>
        <w:rPr>
          <w:rFonts w:ascii="Times New Roman" w:hAnsi="Times New Roman" w:eastAsia="Times New Roman" w:cs="Times New Roman"/>
          <w:sz w:val="24"/>
          <w:szCs w:val="24"/>
          <w:lang w:val="pt-BR"/>
        </w:rPr>
        <w:t xml:space="preserve">Shaw iniciou sua carreira na Atari após concluir seu mestrado em Berkeley, sendo contratada como designer de jogos. Naquela época, era comum que uma única pessoa cuidasse de todos os aspectos da criação de um jogo. Seu primeiro projeto na Atari foi um jogo </w:t>
      </w:r>
      <w:r>
        <w:rPr>
          <w:rFonts w:ascii="Times New Roman" w:hAnsi="Times New Roman" w:eastAsia="Times New Roman" w:cs="Times New Roman"/>
          <w:sz w:val="24"/>
          <w:szCs w:val="24"/>
          <w:lang w:val="pt-BR"/>
        </w:rPr>
        <w:t xml:space="preserve">promocional para Ralph Lauren, embora não tenha sido usado pela empresa. Seu primeiro jogo publicado foi Tic-Tac-Toe, lançado em 1979 (Lima, 2024).</w:t>
      </w:r>
      <w:r/>
      <w:r>
        <w:rPr>
          <w:rFonts w:ascii="Times New Roman" w:hAnsi="Times New Roman" w:eastAsia="Times New Roman" w:cs="Times New Roman"/>
          <w:sz w:val="24"/>
          <w:szCs w:val="24"/>
          <w:lang w:val="pt-BR"/>
        </w:rPr>
      </w:r>
      <w:r/>
      <w:r>
        <w:rPr>
          <w:rFonts w:ascii="Times New Roman" w:hAnsi="Times New Roman" w:eastAsia="Times New Roman" w:cs="Times New Roman"/>
          <w:sz w:val="24"/>
          <w:szCs w:val="24"/>
          <w:lang w:val="pt-BR"/>
        </w:rPr>
      </w:r>
    </w:p>
    <w:p>
      <w:pPr>
        <w:pBdr/>
        <w:spacing w:line="360" w:lineRule="auto"/>
        <w:ind w:firstLine="708"/>
        <w:jc w:val="both"/>
        <w:rPr>
          <w:rFonts w:ascii="Times New Roman" w:hAnsi="Times New Roman" w:eastAsia="Times New Roman" w:cs="Times New Roman"/>
          <w:sz w:val="24"/>
          <w:szCs w:val="24"/>
          <w:lang w:val="pt-BR"/>
        </w:rPr>
      </w:pPr>
      <w:r>
        <w:rPr>
          <w:rFonts w:ascii="Times New Roman" w:hAnsi="Times New Roman" w:eastAsia="Times New Roman" w:cs="Times New Roman"/>
          <w:sz w:val="24"/>
          <w:szCs w:val="24"/>
          <w:lang w:val="pt-BR"/>
        </w:rPr>
        <w:t xml:space="preserve">Após a crise na Atari, Shaw buscou novas oportunidades e encontrou a Tandem Computers em 1980, onde criou códigos em Assembly para um processador. Mais tarde, retornou ao desenvolvimento de jogos na Activision, onde desenvolveu o River Raid (Lima, 2024). O </w:t>
      </w:r>
      <w:r>
        <w:rPr>
          <w:rFonts w:ascii="Times New Roman" w:hAnsi="Times New Roman" w:eastAsia="Times New Roman" w:cs="Times New Roman"/>
          <w:sz w:val="24"/>
          <w:szCs w:val="24"/>
          <w:lang w:val="pt-BR"/>
        </w:rPr>
        <w:t xml:space="preserve">jogo introduziu conceitos de checkpoints e geração procedural de níveis, criando fases dinâmicas por meio de algoritmos, e vendeu mais de um milhão de unidades (Lima, 2024).</w:t>
      </w:r>
      <w: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r>
    </w:p>
    <w:p>
      <w:pPr>
        <w:pStyle w:val="873"/>
        <w:pBdr/>
        <w:spacing/>
        <w:ind/>
        <w:rPr>
          <w:rFonts w:ascii="Times New Roman" w:hAnsi="Times New Roman" w:eastAsia="Times New Roman" w:cs="Times New Roman"/>
          <w:b/>
          <w:bCs/>
          <w:sz w:val="24"/>
          <w:szCs w:val="24"/>
          <w:lang w:val="pt-BR"/>
        </w:rPr>
      </w:pPr>
      <w:r/>
      <w:bookmarkStart w:id="505" w:name="_Toc17"/>
      <w:r>
        <w:rPr>
          <w:rFonts w:ascii="Times New Roman" w:hAnsi="Times New Roman" w:eastAsia="Times New Roman" w:cs="Times New Roman"/>
          <w:b/>
          <w:bCs/>
          <w:sz w:val="24"/>
          <w:szCs w:val="24"/>
          <w:lang w:val="pt-BR"/>
        </w:rPr>
        <w:t xml:space="preserve">1.15 Roberta Willians</w:t>
      </w:r>
      <w:bookmarkEnd w:id="505"/>
      <w:r>
        <w:rPr>
          <w:rFonts w:ascii="Times New Roman" w:hAnsi="Times New Roman" w:eastAsia="Times New Roman" w:cs="Times New Roman"/>
          <w:b/>
          <w:bCs/>
          <w:sz w:val="24"/>
          <w:szCs w:val="24"/>
          <w:lang w:val="pt-BR"/>
        </w:rPr>
      </w:r>
      <w:r>
        <w:rPr>
          <w:rFonts w:ascii="Times New Roman" w:hAnsi="Times New Roman" w:eastAsia="Times New Roman" w:cs="Times New Roman"/>
          <w:b/>
          <w:bCs/>
          <w:sz w:val="24"/>
          <w:szCs w:val="24"/>
          <w:lang w:val="pt-BR"/>
        </w:rPr>
      </w:r>
    </w:p>
    <w:p>
      <w:pPr>
        <w:pBdr/>
        <w:spacing w:line="360" w:lineRule="auto"/>
        <w:ind/>
        <w:jc w:val="both"/>
        <w:rPr>
          <w:rFonts w:ascii="Times New Roman" w:hAnsi="Times New Roman" w:eastAsia="Times New Roman" w:cs="Times New Roman"/>
          <w:sz w:val="24"/>
          <w:szCs w:val="24"/>
          <w:lang w:val="pt-BR"/>
        </w:rPr>
      </w:pPr>
      <w:r>
        <w:rPr>
          <w:sz w:val="24"/>
          <w:szCs w:val="24"/>
          <w:lang w:val="pt-BR"/>
        </w:rPr>
        <w:tab/>
      </w:r>
      <w:r>
        <w:rPr>
          <w:rFonts w:ascii="Times New Roman" w:hAnsi="Times New Roman" w:eastAsia="Times New Roman" w:cs="Times New Roman"/>
          <w:sz w:val="24"/>
          <w:szCs w:val="24"/>
          <w:lang w:val="pt-BR"/>
        </w:rPr>
        <w:t xml:space="preserve">Outro exemplo na i</w:t>
      </w:r>
      <w:r>
        <w:rPr>
          <w:rFonts w:ascii="Times New Roman" w:hAnsi="Times New Roman" w:eastAsia="Times New Roman" w:cs="Times New Roman"/>
          <w:sz w:val="24"/>
          <w:szCs w:val="24"/>
          <w:lang w:val="pt-BR"/>
        </w:rPr>
        <w:t xml:space="preserve">ndústria dos jogos eletrônicos, mais especificamente de aventura é a história de Roberta Willians. No início, apenas jogava os jogos eletrônicos que seu marido levava para casa, afinal, estavam sendo popularizados na época os computadores para </w:t>
      </w:r>
      <w:r>
        <w:rPr>
          <w:rFonts w:ascii="Times New Roman" w:hAnsi="Times New Roman" w:eastAsia="Times New Roman" w:cs="Times New Roman"/>
          <w:sz w:val="24"/>
          <w:szCs w:val="24"/>
          <w:lang w:val="pt-BR"/>
        </w:rPr>
        <w:t xml:space="preserve">uso residencial e estavam se tornando cada vez mais comuns. Colossal Caves foi o jogo que a despertou a vontade de criar mais jogos de aventura, haja vista a escassez de exemplares no mercado. </w:t>
      </w: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r>
    </w:p>
    <w:p>
      <w:pPr>
        <w:pBdr/>
        <w:spacing w:line="360" w:lineRule="auto"/>
        <w:ind w:firstLine="708"/>
        <w:jc w:val="both"/>
        <w:rPr>
          <w:rFonts w:ascii="Times New Roman" w:hAnsi="Times New Roman" w:eastAsia="Times New Roman" w:cs="Times New Roman"/>
          <w:sz w:val="24"/>
          <w:szCs w:val="24"/>
          <w:highlight w:val="none"/>
          <w:lang w:val="pt-BR"/>
        </w:rPr>
      </w:pPr>
      <w:r>
        <w:rPr>
          <w:rFonts w:ascii="Times New Roman" w:hAnsi="Times New Roman" w:eastAsia="Times New Roman" w:cs="Times New Roman"/>
          <w:sz w:val="24"/>
          <w:szCs w:val="24"/>
          <w:lang w:val="pt-BR"/>
        </w:rPr>
        <w:t xml:space="preserve">Seu primeiro jogo criado foi um jogo de mistério e assassinato chamado Mystery </w:t>
      </w:r>
      <w:r>
        <w:rPr>
          <w:rFonts w:ascii="Times New Roman" w:hAnsi="Times New Roman" w:eastAsia="Times New Roman" w:cs="Times New Roman"/>
          <w:sz w:val="24"/>
          <w:szCs w:val="24"/>
          <w:lang w:val="pt-BR"/>
        </w:rPr>
        <w:t xml:space="preserve">House</w:t>
      </w:r>
      <w:r>
        <w:rPr>
          <w:rFonts w:ascii="Times New Roman" w:hAnsi="Times New Roman" w:eastAsia="Times New Roman" w:cs="Times New Roman"/>
          <w:sz w:val="24"/>
          <w:szCs w:val="24"/>
          <w:lang w:val="pt-BR"/>
        </w:rPr>
        <w:t xml:space="preserve">. Inicialmente teve a ajuda do seu marido para programar o jogo no computador Apple II, mas surgiu a necessidade de adaptar o </w:t>
      </w:r>
      <w:r>
        <w:rPr>
          <w:rFonts w:ascii="Times New Roman" w:hAnsi="Times New Roman" w:eastAsia="Times New Roman" w:cs="Times New Roman"/>
          <w:i/>
          <w:iCs/>
          <w:sz w:val="24"/>
          <w:szCs w:val="24"/>
          <w:lang w:val="pt-BR"/>
        </w:rPr>
        <w:t xml:space="preserve">hardware </w:t>
      </w:r>
      <w:r>
        <w:rPr>
          <w:rFonts w:ascii="Times New Roman" w:hAnsi="Times New Roman" w:eastAsia="Times New Roman" w:cs="Times New Roman"/>
          <w:sz w:val="24"/>
          <w:szCs w:val="24"/>
          <w:lang w:val="pt-BR"/>
        </w:rPr>
        <w:t xml:space="preserve">para que a criação dos gr</w:t>
      </w:r>
      <w:r>
        <w:rPr>
          <w:rFonts w:ascii="Times New Roman" w:hAnsi="Times New Roman" w:eastAsia="Times New Roman" w:cs="Times New Roman"/>
          <w:sz w:val="24"/>
          <w:szCs w:val="24"/>
          <w:lang w:val="pt-BR"/>
        </w:rPr>
        <w:t xml:space="preserve">áficos fosse facilitada. Isso trouxe a necessidade ainda de criar um software que não existia até então, chamada </w:t>
      </w:r>
      <w:r>
        <w:rPr>
          <w:rFonts w:ascii="Times New Roman" w:hAnsi="Times New Roman" w:eastAsia="Times New Roman" w:cs="Times New Roman"/>
          <w:i/>
          <w:iCs/>
          <w:sz w:val="24"/>
          <w:szCs w:val="24"/>
          <w:lang w:val="pt-BR"/>
        </w:rPr>
        <w:t xml:space="preserve">Sierra</w:t>
      </w:r>
      <w:r>
        <w:rPr>
          <w:rFonts w:ascii="Times New Roman" w:hAnsi="Times New Roman" w:eastAsia="Times New Roman" w:cs="Times New Roman"/>
          <w:i/>
          <w:iCs/>
          <w:sz w:val="24"/>
          <w:szCs w:val="24"/>
          <w:lang w:val="pt-BR"/>
        </w:rPr>
        <w:t xml:space="preserve"> </w:t>
      </w:r>
      <w:r>
        <w:rPr>
          <w:rFonts w:ascii="Times New Roman" w:hAnsi="Times New Roman" w:eastAsia="Times New Roman" w:cs="Times New Roman"/>
          <w:i/>
          <w:iCs/>
          <w:sz w:val="24"/>
          <w:szCs w:val="24"/>
          <w:lang w:val="pt-BR"/>
        </w:rPr>
        <w:t xml:space="preserve">Creative</w:t>
      </w:r>
      <w:r>
        <w:rPr>
          <w:rFonts w:ascii="Times New Roman" w:hAnsi="Times New Roman" w:eastAsia="Times New Roman" w:cs="Times New Roman"/>
          <w:i/>
          <w:iCs/>
          <w:sz w:val="24"/>
          <w:szCs w:val="24"/>
          <w:lang w:val="pt-BR"/>
        </w:rPr>
        <w:t xml:space="preserve"> </w:t>
      </w:r>
      <w:r>
        <w:rPr>
          <w:rFonts w:ascii="Times New Roman" w:hAnsi="Times New Roman" w:eastAsia="Times New Roman" w:cs="Times New Roman"/>
          <w:i/>
          <w:iCs/>
          <w:sz w:val="24"/>
          <w:szCs w:val="24"/>
          <w:lang w:val="pt-BR"/>
        </w:rPr>
        <w:t xml:space="preserve">Interpreter</w:t>
      </w:r>
      <w:r>
        <w:rPr>
          <w:rFonts w:ascii="Times New Roman" w:hAnsi="Times New Roman" w:eastAsia="Times New Roman" w:cs="Times New Roman"/>
          <w:sz w:val="24"/>
          <w:szCs w:val="24"/>
          <w:lang w:val="pt-BR"/>
        </w:rPr>
        <w:t xml:space="preserve"> (SCI)</w:t>
      </w:r>
      <w:r>
        <w:rPr>
          <w:rFonts w:ascii="Times New Roman" w:hAnsi="Times New Roman" w:eastAsia="Times New Roman" w:cs="Times New Roman"/>
          <w:i/>
          <w:iCs/>
          <w:sz w:val="24"/>
          <w:szCs w:val="24"/>
          <w:lang w:val="pt-BR"/>
        </w:rPr>
        <w:t xml:space="preserve"> </w:t>
      </w:r>
      <w:r>
        <w:rPr>
          <w:rFonts w:ascii="Times New Roman" w:hAnsi="Times New Roman" w:eastAsia="Times New Roman" w:cs="Times New Roman"/>
          <w:sz w:val="24"/>
          <w:szCs w:val="24"/>
          <w:lang w:val="pt-BR"/>
        </w:rPr>
        <w:t xml:space="preserve">para funcionar em qualquer máquina da época (</w:t>
      </w:r>
      <w:r>
        <w:rPr>
          <w:rFonts w:ascii="Times New Roman" w:hAnsi="Times New Roman" w:eastAsia="Times New Roman" w:cs="Times New Roman"/>
          <w:sz w:val="24"/>
          <w:szCs w:val="24"/>
          <w:lang w:val="pt-BR"/>
        </w:rPr>
        <w:t xml:space="preserve">Lemelson</w:t>
      </w:r>
      <w:r>
        <w:rPr>
          <w:rFonts w:ascii="Times New Roman" w:hAnsi="Times New Roman" w:eastAsia="Times New Roman" w:cs="Times New Roman"/>
          <w:sz w:val="24"/>
          <w:szCs w:val="24"/>
          <w:lang w:val="pt-BR"/>
        </w:rPr>
        <w:t xml:space="preserve">-MIT, 2024).</w:t>
      </w: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highlight w:val="none"/>
          <w:lang w:val="pt-BR"/>
        </w:rPr>
      </w:r>
    </w:p>
    <w:p>
      <w:pPr>
        <w:pBdr/>
        <w:spacing w:line="360" w:lineRule="auto"/>
        <w:ind/>
        <w:jc w:val="both"/>
        <w:rPr>
          <w:rFonts w:ascii="Times New Roman" w:hAnsi="Times New Roman" w:eastAsia="Times New Roman" w:cs="Times New Roman"/>
          <w:sz w:val="24"/>
          <w:szCs w:val="24"/>
          <w:lang w:val="pt-BR"/>
        </w:rPr>
      </w:pPr>
      <w:r>
        <w:rPr>
          <w:rFonts w:ascii="Times New Roman" w:hAnsi="Times New Roman" w:eastAsia="Times New Roman" w:cs="Times New Roman"/>
          <w:sz w:val="24"/>
          <w:szCs w:val="24"/>
          <w:lang w:val="pt-BR"/>
        </w:rPr>
        <w:tab/>
        <w:t xml:space="preserve">O jogo fez tanto sucesso que abriram uma empresa, chamada </w:t>
      </w:r>
      <w:r>
        <w:rPr>
          <w:rFonts w:ascii="Times New Roman" w:hAnsi="Times New Roman" w:eastAsia="Times New Roman" w:cs="Times New Roman"/>
          <w:sz w:val="24"/>
          <w:szCs w:val="24"/>
          <w:lang w:val="pt-BR"/>
        </w:rPr>
        <w:t xml:space="preserve">Sierra</w:t>
      </w:r>
      <w:r>
        <w:rPr>
          <w:rFonts w:ascii="Times New Roman" w:hAnsi="Times New Roman" w:eastAsia="Times New Roman" w:cs="Times New Roman"/>
          <w:sz w:val="24"/>
          <w:szCs w:val="24"/>
          <w:lang w:val="pt-BR"/>
        </w:rPr>
        <w:t xml:space="preserve"> On-Line, permitindo a Roberta criar seu segundo jogo, “The </w:t>
      </w:r>
      <w:r>
        <w:rPr>
          <w:rFonts w:ascii="Times New Roman" w:hAnsi="Times New Roman" w:eastAsia="Times New Roman" w:cs="Times New Roman"/>
          <w:sz w:val="24"/>
          <w:szCs w:val="24"/>
          <w:lang w:val="pt-BR"/>
        </w:rPr>
        <w:t xml:space="preserve">Wizard</w:t>
      </w:r>
      <w:r>
        <w:rPr>
          <w:rFonts w:ascii="Times New Roman" w:hAnsi="Times New Roman" w:eastAsia="Times New Roman" w:cs="Times New Roman"/>
          <w:sz w:val="24"/>
          <w:szCs w:val="24"/>
          <w:lang w:val="pt-BR"/>
        </w:rPr>
        <w:t xml:space="preserve"> </w:t>
      </w:r>
      <w:r>
        <w:rPr>
          <w:rFonts w:ascii="Times New Roman" w:hAnsi="Times New Roman" w:eastAsia="Times New Roman" w:cs="Times New Roman"/>
          <w:sz w:val="24"/>
          <w:szCs w:val="24"/>
          <w:lang w:val="pt-BR"/>
        </w:rPr>
        <w:t xml:space="preserve">and</w:t>
      </w:r>
      <w:r>
        <w:rPr>
          <w:rFonts w:ascii="Times New Roman" w:hAnsi="Times New Roman" w:eastAsia="Times New Roman" w:cs="Times New Roman"/>
          <w:sz w:val="24"/>
          <w:szCs w:val="24"/>
          <w:lang w:val="pt-BR"/>
        </w:rPr>
        <w:t xml:space="preserve"> The Princess”. Seu jogo mais famoso, “The </w:t>
      </w:r>
      <w:r>
        <w:rPr>
          <w:rFonts w:ascii="Times New Roman" w:hAnsi="Times New Roman" w:eastAsia="Times New Roman" w:cs="Times New Roman"/>
          <w:sz w:val="24"/>
          <w:szCs w:val="24"/>
          <w:lang w:val="pt-BR"/>
        </w:rPr>
        <w:t xml:space="preserve">King’s</w:t>
      </w:r>
      <w:r>
        <w:rPr>
          <w:rFonts w:ascii="Times New Roman" w:hAnsi="Times New Roman" w:eastAsia="Times New Roman" w:cs="Times New Roman"/>
          <w:sz w:val="24"/>
          <w:szCs w:val="24"/>
          <w:lang w:val="pt-BR"/>
        </w:rPr>
        <w:t xml:space="preserve"> Quest”, redefiniu muitos conceitos de jogos de aventura, como o movimento bidimensional de personagens, atrás e ao redor dos objetos da tela (</w:t>
      </w:r>
      <w:r>
        <w:rPr>
          <w:rFonts w:ascii="Times New Roman" w:hAnsi="Times New Roman" w:eastAsia="Times New Roman" w:cs="Times New Roman"/>
          <w:sz w:val="24"/>
          <w:szCs w:val="24"/>
          <w:lang w:val="pt-BR"/>
        </w:rPr>
        <w:t xml:space="preserve">Lemelson</w:t>
      </w:r>
      <w:r>
        <w:rPr>
          <w:rFonts w:ascii="Times New Roman" w:hAnsi="Times New Roman" w:eastAsia="Times New Roman" w:cs="Times New Roman"/>
          <w:sz w:val="24"/>
          <w:szCs w:val="24"/>
          <w:lang w:val="pt-BR"/>
        </w:rPr>
        <w:t xml:space="preserve">-MIT, 2024). Williams foi pioneira em criar personagens principais femininos e continuou a desenhar muitos jogos de sucesso. Isso mostra que a representatividade importa, pois, o público dos seus jogos era de 35% a 40% mulheres (Rezende, 2020).</w:t>
      </w: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r>
    </w:p>
    <w:p>
      <w:pPr>
        <w:pBdr/>
        <w:spacing w:line="360" w:lineRule="auto"/>
        <w:ind/>
        <w:jc w:val="both"/>
        <w:rPr>
          <w:rFonts w:ascii="Times New Roman" w:hAnsi="Times New Roman" w:eastAsia="Times New Roman" w:cs="Times New Roman"/>
          <w:sz w:val="24"/>
          <w:szCs w:val="24"/>
          <w:lang w:val="pt-BR"/>
        </w:rPr>
      </w:pPr>
      <w:r>
        <w:rPr>
          <w:rFonts w:ascii="Times New Roman" w:hAnsi="Times New Roman" w:eastAsia="Times New Roman" w:cs="Times New Roman"/>
          <w:sz w:val="24"/>
          <w:szCs w:val="24"/>
          <w:lang w:val="pt-BR"/>
        </w:rPr>
        <w:tab/>
        <w:t xml:space="preserve">Ainda que tenha aberto caminho para que outras produções independentes surgissem </w:t>
      </w:r>
      <w:r>
        <w:rPr>
          <w:rFonts w:ascii="Times New Roman" w:hAnsi="Times New Roman" w:eastAsia="Times New Roman" w:cs="Times New Roman"/>
          <w:sz w:val="24"/>
          <w:szCs w:val="24"/>
          <w:lang w:val="pt-BR"/>
        </w:rPr>
        <w:t xml:space="preserve">–  como</w:t>
      </w:r>
      <w:r>
        <w:rPr>
          <w:rFonts w:ascii="Times New Roman" w:hAnsi="Times New Roman" w:eastAsia="Times New Roman" w:cs="Times New Roman"/>
          <w:sz w:val="24"/>
          <w:szCs w:val="24"/>
          <w:lang w:val="pt-BR"/>
        </w:rPr>
        <w:t xml:space="preserve"> Ann McCormick, Leslie Grimm e </w:t>
      </w:r>
      <w:r>
        <w:rPr>
          <w:rFonts w:ascii="Times New Roman" w:hAnsi="Times New Roman" w:eastAsia="Times New Roman" w:cs="Times New Roman"/>
          <w:sz w:val="24"/>
          <w:szCs w:val="24"/>
          <w:lang w:val="pt-BR"/>
        </w:rPr>
        <w:t xml:space="preserve">Teri</w:t>
      </w:r>
      <w:r>
        <w:rPr>
          <w:rFonts w:ascii="Times New Roman" w:hAnsi="Times New Roman" w:eastAsia="Times New Roman" w:cs="Times New Roman"/>
          <w:sz w:val="24"/>
          <w:szCs w:val="24"/>
          <w:lang w:val="pt-BR"/>
        </w:rPr>
        <w:t xml:space="preserve"> Perl que fundaram a The Learning </w:t>
      </w:r>
      <w:r>
        <w:rPr>
          <w:rFonts w:ascii="Times New Roman" w:hAnsi="Times New Roman" w:eastAsia="Times New Roman" w:cs="Times New Roman"/>
          <w:sz w:val="24"/>
          <w:szCs w:val="24"/>
          <w:lang w:val="pt-BR"/>
        </w:rPr>
        <w:t xml:space="preserve">Company</w:t>
      </w:r>
      <w:r>
        <w:rPr>
          <w:rFonts w:ascii="Times New Roman" w:hAnsi="Times New Roman" w:eastAsia="Times New Roman" w:cs="Times New Roman"/>
          <w:sz w:val="24"/>
          <w:szCs w:val="24"/>
          <w:lang w:val="pt-BR"/>
        </w:rPr>
        <w:t xml:space="preserve"> – houveram inúmeras polêmicas envolvendo seus funcionários com o lançamento do jogo Police Quest, mas que era viabilizadas pois traziam capital para a empresa (Rezende, 2020).</w:t>
      </w: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r>
    </w:p>
    <w:p>
      <w:pPr>
        <w:pStyle w:val="873"/>
        <w:pBdr/>
        <w:spacing/>
        <w:ind/>
        <w:rPr>
          <w:rFonts w:ascii="Times New Roman" w:hAnsi="Times New Roman" w:eastAsia="Times New Roman" w:cs="Times New Roman"/>
          <w:b/>
          <w:bCs/>
          <w:sz w:val="24"/>
          <w:szCs w:val="24"/>
          <w:lang w:val="pt-BR"/>
        </w:rPr>
      </w:pPr>
      <w:r/>
      <w:bookmarkStart w:id="579" w:name="_Toc18"/>
      <w:r>
        <w:rPr>
          <w:rFonts w:ascii="Times New Roman" w:hAnsi="Times New Roman" w:eastAsia="Times New Roman" w:cs="Times New Roman"/>
          <w:b/>
          <w:bCs/>
          <w:sz w:val="24"/>
          <w:szCs w:val="24"/>
          <w:lang w:val="pt-BR"/>
        </w:rPr>
        <w:t xml:space="preserve">1.16 Radia Perlman</w:t>
      </w:r>
      <w:bookmarkEnd w:id="579"/>
      <w:r>
        <w:rPr>
          <w:rFonts w:ascii="Times New Roman" w:hAnsi="Times New Roman" w:eastAsia="Times New Roman" w:cs="Times New Roman"/>
          <w:b/>
          <w:bCs/>
          <w:sz w:val="24"/>
          <w:szCs w:val="24"/>
          <w:lang w:val="pt-BR"/>
        </w:rPr>
      </w:r>
      <w:r>
        <w:rPr>
          <w:rFonts w:ascii="Times New Roman" w:hAnsi="Times New Roman" w:eastAsia="Times New Roman" w:cs="Times New Roman"/>
          <w:b/>
          <w:bCs/>
          <w:sz w:val="24"/>
          <w:szCs w:val="24"/>
          <w:lang w:val="pt-BR"/>
        </w:rPr>
      </w:r>
    </w:p>
    <w:p>
      <w:pPr>
        <w:pBdr/>
        <w:spacing w:line="360" w:lineRule="auto"/>
        <w:ind w:firstLine="708"/>
        <w:jc w:val="both"/>
        <w:rPr/>
      </w:pPr>
      <w:r>
        <w:rPr>
          <w:rFonts w:ascii="Times New Roman" w:hAnsi="Times New Roman" w:eastAsia="Times New Roman" w:cs="Times New Roman"/>
          <w:sz w:val="24"/>
          <w:szCs w:val="24"/>
          <w:lang w:val="pt-BR"/>
        </w:rPr>
        <w:t xml:space="preserve">No final dos anos 80, a Internet começou a se expandir e a tomar a forma que conhecemos hoje. A criação da primeira página web por Tim Berners-Lee na década de 90 destacou o crescente interesse em protocolos de Internet e cibersegurança (Torres, 2015). </w:t>
      </w:r>
      <w:r>
        <w:rPr>
          <w:rFonts w:ascii="Times New Roman" w:hAnsi="Times New Roman" w:eastAsia="Times New Roman" w:cs="Times New Roman"/>
          <w:sz w:val="24"/>
          <w:szCs w:val="24"/>
          <w:lang w:val="pt-BR"/>
        </w:rPr>
        <w:t xml:space="preserve">Dessa forma, Radia Perlman contribuiu significativamente para essa área com o desenvolvimento do algoritmo que deu origem ao protocolo STP (Spanning Tree Protocol). Este protocolo é essencial para evitar loops em redes de área local (LAN) com switches redundantes. Perlm</w:t>
      </w:r>
      <w:r>
        <w:rPr>
          <w:rFonts w:ascii="Times New Roman" w:hAnsi="Times New Roman" w:eastAsia="Times New Roman" w:cs="Times New Roman"/>
          <w:sz w:val="24"/>
          <w:szCs w:val="24"/>
          <w:lang w:val="pt-BR"/>
        </w:rPr>
        <w:t xml:space="preserve">an também escreveu um poema, "Algorhyme"</w:t>
      </w:r>
      <w:r>
        <w:rPr>
          <w:rStyle w:val="1036"/>
          <w:rFonts w:ascii="Times New Roman" w:hAnsi="Times New Roman" w:eastAsia="Times New Roman" w:cs="Times New Roman"/>
          <w:sz w:val="24"/>
          <w:szCs w:val="24"/>
          <w:lang w:val="pt-BR"/>
        </w:rPr>
        <w:footnoteReference w:id="7"/>
      </w:r>
      <w:r>
        <w:rPr>
          <w:rFonts w:ascii="Times New Roman" w:hAnsi="Times New Roman" w:eastAsia="Times New Roman" w:cs="Times New Roman"/>
          <w:sz w:val="24"/>
          <w:szCs w:val="24"/>
          <w:lang w:val="pt-BR"/>
        </w:rPr>
        <w:t xml:space="preserve"> (ou "Algorima" em tradução livre), para explicar seu algoritmo, regulamentado em 1990 como IEEE 802 1.d (Movimento Mulheres na TI, 2024).</w:t>
      </w:r>
      <w: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r>
    </w:p>
    <w:p>
      <w:pPr>
        <w:pBdr/>
        <w:spacing w:line="360" w:lineRule="auto"/>
        <w:ind w:firstLine="708"/>
        <w:jc w:val="both"/>
        <w:rPr/>
      </w:pPr>
      <w:r>
        <w:rPr>
          <w:rFonts w:ascii="Times New Roman" w:hAnsi="Times New Roman" w:eastAsia="Times New Roman" w:cs="Times New Roman"/>
          <w:sz w:val="24"/>
          <w:szCs w:val="24"/>
          <w:lang w:val="pt-BR"/>
        </w:rPr>
        <w:t xml:space="preserve">Durante sua vida acadêmica, Radia Perlman escreveu o livro "Interconnections", que aborda conceitos fundamentais de protocolos de redes, sua principal área de interesse. Embora tenha contribuído para a criação de ferramentas essenciais para a Internet, Perl</w:t>
      </w:r>
      <w:r>
        <w:rPr>
          <w:rFonts w:ascii="Times New Roman" w:hAnsi="Times New Roman" w:eastAsia="Times New Roman" w:cs="Times New Roman"/>
          <w:sz w:val="24"/>
          <w:szCs w:val="24"/>
          <w:lang w:val="pt-BR"/>
        </w:rPr>
        <w:t xml:space="preserve">man não concorda com o título de "Mãe da Internet" que lhe é atribuído (Torres, 2015).</w:t>
      </w:r>
      <w:r/>
      <w:r>
        <w:rPr>
          <w:rFonts w:ascii="Times New Roman" w:hAnsi="Times New Roman" w:eastAsia="Times New Roman" w:cs="Times New Roman"/>
          <w:sz w:val="24"/>
          <w:szCs w:val="24"/>
          <w:lang w:val="pt-BR"/>
        </w:rPr>
      </w:r>
      <w:r/>
      <w:r>
        <w:rPr>
          <w:rFonts w:ascii="Times New Roman" w:hAnsi="Times New Roman" w:eastAsia="Times New Roman" w:cs="Times New Roman"/>
          <w:sz w:val="24"/>
          <w:szCs w:val="24"/>
          <w:lang w:val="pt-BR"/>
        </w:rPr>
      </w:r>
    </w:p>
    <w:p>
      <w:pPr>
        <w:pBdr/>
        <w:spacing w:line="360" w:lineRule="auto"/>
        <w:ind w:firstLine="708"/>
        <w:jc w:val="both"/>
        <w:rPr>
          <w:rFonts w:ascii="Times New Roman" w:hAnsi="Times New Roman" w:eastAsia="Times New Roman" w:cs="Times New Roman"/>
          <w:sz w:val="24"/>
          <w:szCs w:val="24"/>
          <w:lang w:val="pt-BR"/>
        </w:rPr>
      </w:pPr>
      <w:r>
        <w:rPr>
          <w:rFonts w:ascii="Times New Roman" w:hAnsi="Times New Roman" w:eastAsia="Times New Roman" w:cs="Times New Roman"/>
          <w:sz w:val="24"/>
          <w:szCs w:val="24"/>
          <w:lang w:val="pt-BR"/>
        </w:rPr>
        <w:t xml:space="preserve">Perlman reflete sobre como a tecnologia deve servir às pessoas e expressa seu desejo de descomplicar as coisas. Em uma entrevista para o jornal O Globo, ela destacou seu interesse em tornar a tecnologia mais acessível. O protocolo STP, crucial para o desenv</w:t>
      </w:r>
      <w:r>
        <w:rPr>
          <w:rFonts w:ascii="Times New Roman" w:hAnsi="Times New Roman" w:eastAsia="Times New Roman" w:cs="Times New Roman"/>
          <w:sz w:val="24"/>
          <w:szCs w:val="24"/>
          <w:lang w:val="pt-BR"/>
        </w:rPr>
        <w:t xml:space="preserve">olvimento da Internet moderna, exemplifica essa abordagem. Seus escritos sobre tecnologia também são conhecidos por sua clareza e simplicidade (Torres, 2015).</w:t>
      </w:r>
      <w: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r>
    </w:p>
    <w:p>
      <w:pPr>
        <w:pStyle w:val="873"/>
        <w:pBdr/>
        <w:spacing/>
        <w:ind/>
        <w:rPr>
          <w:rFonts w:ascii="Times New Roman" w:hAnsi="Times New Roman" w:eastAsia="Times New Roman" w:cs="Times New Roman"/>
          <w:b/>
          <w:bCs/>
          <w:sz w:val="24"/>
          <w:szCs w:val="24"/>
          <w:lang w:val="pt-BR"/>
        </w:rPr>
      </w:pPr>
      <w:r/>
      <w:bookmarkStart w:id="659" w:name="_Toc19"/>
      <w:r>
        <w:rPr>
          <w:rFonts w:ascii="Times New Roman" w:hAnsi="Times New Roman" w:eastAsia="Times New Roman" w:cs="Times New Roman"/>
          <w:b/>
          <w:bCs/>
          <w:sz w:val="24"/>
          <w:szCs w:val="24"/>
          <w:lang w:val="pt-BR"/>
        </w:rPr>
        <w:t xml:space="preserve">1.17 Margareth </w:t>
      </w:r>
      <w:r>
        <w:rPr>
          <w:rFonts w:ascii="Times New Roman" w:hAnsi="Times New Roman" w:eastAsia="Times New Roman" w:cs="Times New Roman"/>
          <w:b/>
          <w:bCs/>
          <w:sz w:val="24"/>
          <w:szCs w:val="24"/>
          <w:lang w:val="pt-BR"/>
        </w:rPr>
        <w:t xml:space="preserve">Heafield</w:t>
      </w:r>
      <w:r>
        <w:rPr>
          <w:rFonts w:ascii="Times New Roman" w:hAnsi="Times New Roman" w:eastAsia="Times New Roman" w:cs="Times New Roman"/>
          <w:b/>
          <w:bCs/>
          <w:sz w:val="24"/>
          <w:szCs w:val="24"/>
          <w:lang w:val="pt-BR"/>
        </w:rPr>
        <w:t xml:space="preserve"> Hamilton</w:t>
      </w:r>
      <w:bookmarkEnd w:id="659"/>
      <w:r>
        <w:rPr>
          <w:rFonts w:ascii="Times New Roman" w:hAnsi="Times New Roman" w:eastAsia="Times New Roman" w:cs="Times New Roman"/>
          <w:b/>
          <w:bCs/>
          <w:sz w:val="24"/>
          <w:szCs w:val="24"/>
          <w:lang w:val="pt-BR"/>
        </w:rPr>
      </w:r>
      <w:r>
        <w:rPr>
          <w:rFonts w:ascii="Times New Roman" w:hAnsi="Times New Roman" w:eastAsia="Times New Roman" w:cs="Times New Roman"/>
          <w:b/>
          <w:bCs/>
          <w:sz w:val="24"/>
          <w:szCs w:val="24"/>
          <w:lang w:val="pt-BR"/>
        </w:rPr>
      </w:r>
    </w:p>
    <w:p>
      <w:pPr>
        <w:pBdr/>
        <w:spacing w:line="360" w:lineRule="auto"/>
        <w:ind w:firstLine="708"/>
        <w:jc w:val="both"/>
        <w:rPr/>
      </w:pPr>
      <w:r>
        <w:rPr>
          <w:rFonts w:ascii="Times New Roman" w:hAnsi="Times New Roman" w:eastAsia="Times New Roman" w:cs="Times New Roman"/>
          <w:sz w:val="24"/>
          <w:szCs w:val="24"/>
          <w:lang w:val="pt-BR"/>
        </w:rPr>
        <w:t xml:space="preserve">Margaret Hamilton foi uma cientista da computação e matemática fundamental para a história dos Estados Unidos, reconhecida por seu trabalho no desenvolvimento do Apollo Guidance Computer (AGC), que levou o Apollo 11 à Lua com sucesso. Qualquer nova descober</w:t>
      </w:r>
      <w:r>
        <w:rPr>
          <w:rFonts w:ascii="Times New Roman" w:hAnsi="Times New Roman" w:eastAsia="Times New Roman" w:cs="Times New Roman"/>
          <w:sz w:val="24"/>
          <w:szCs w:val="24"/>
          <w:lang w:val="pt-BR"/>
        </w:rPr>
        <w:t xml:space="preserve">ta envolve anos de estudo e colaboração entre muitos indivíduos (Souza, 2021).</w:t>
      </w:r>
      <w:r/>
      <w:r>
        <w:rPr>
          <w:rFonts w:ascii="Times New Roman" w:hAnsi="Times New Roman" w:eastAsia="Times New Roman" w:cs="Times New Roman"/>
          <w:sz w:val="24"/>
          <w:szCs w:val="24"/>
          <w:lang w:val="pt-BR"/>
        </w:rPr>
      </w:r>
      <w:r/>
      <w:r>
        <w:rPr>
          <w:rFonts w:ascii="Times New Roman" w:hAnsi="Times New Roman" w:eastAsia="Times New Roman" w:cs="Times New Roman"/>
          <w:sz w:val="24"/>
          <w:szCs w:val="24"/>
          <w:lang w:val="pt-BR"/>
        </w:rPr>
      </w:r>
    </w:p>
    <w:p>
      <w:pPr>
        <w:pBdr/>
        <w:spacing w:line="360" w:lineRule="auto"/>
        <w:ind w:firstLine="708"/>
        <w:jc w:val="both"/>
        <w:rPr/>
      </w:pPr>
      <w:r>
        <w:rPr>
          <w:rFonts w:ascii="Times New Roman" w:hAnsi="Times New Roman" w:eastAsia="Times New Roman" w:cs="Times New Roman"/>
          <w:sz w:val="24"/>
          <w:szCs w:val="24"/>
          <w:lang w:val="pt-BR"/>
        </w:rPr>
        <w:t xml:space="preserve">Antes de seu feito mais famoso, Hamilton ensinou matemática no ensino médio e colaborou em projetos de predição climatológica e no sistema de defesa aérea SAGE, crucial durante a Guerra Fria. Ela foi chamada a participar do projeto Apollo no L</w:t>
      </w:r>
      <w:r>
        <w:rPr>
          <w:rFonts w:ascii="Times New Roman" w:hAnsi="Times New Roman" w:eastAsia="Times New Roman" w:cs="Times New Roman"/>
          <w:sz w:val="24"/>
          <w:szCs w:val="24"/>
          <w:lang w:val="pt-BR"/>
        </w:rPr>
        <w:t xml:space="preserve">aboratório de Instrumentação do MIT, trabalhando na correção de software e eliminação de bugs, e também contribuiu para o projeto Skylab, a primeira estação espacial americana. Durante seu tempo na NASA, Hamilton conciliava o cuidado com sua filha Lauren e </w:t>
      </w:r>
      <w:r>
        <w:rPr>
          <w:rFonts w:ascii="Times New Roman" w:hAnsi="Times New Roman" w:eastAsia="Times New Roman" w:cs="Times New Roman"/>
          <w:sz w:val="24"/>
          <w:szCs w:val="24"/>
          <w:lang w:val="pt-BR"/>
        </w:rPr>
        <w:t xml:space="preserve">o desenvolvimento de novos softwares (Souza, 2021).</w:t>
      </w:r>
      <w:r/>
      <w:r>
        <w:rPr>
          <w:rFonts w:ascii="Times New Roman" w:hAnsi="Times New Roman" w:eastAsia="Times New Roman" w:cs="Times New Roman"/>
          <w:sz w:val="24"/>
          <w:szCs w:val="24"/>
          <w:lang w:val="pt-BR"/>
        </w:rPr>
      </w:r>
      <w:r/>
      <w:r>
        <w:rPr>
          <w:rFonts w:ascii="Times New Roman" w:hAnsi="Times New Roman" w:eastAsia="Times New Roman" w:cs="Times New Roman"/>
          <w:sz w:val="24"/>
          <w:szCs w:val="24"/>
          <w:lang w:val="pt-BR"/>
        </w:rPr>
      </w:r>
    </w:p>
    <w:p>
      <w:pPr>
        <w:pBdr/>
        <w:spacing w:line="360" w:lineRule="auto"/>
        <w:ind w:firstLine="708"/>
        <w:jc w:val="both"/>
        <w:rPr/>
      </w:pPr>
      <w:r>
        <w:rPr>
          <w:rFonts w:ascii="Times New Roman" w:hAnsi="Times New Roman" w:eastAsia="Times New Roman" w:cs="Times New Roman"/>
          <w:sz w:val="24"/>
          <w:szCs w:val="24"/>
          <w:lang w:val="pt-BR"/>
        </w:rPr>
        <w:t xml:space="preserve">A atuação de Hamilton foi essencial para o sucesso da missão Apollo 11. Mesmo com várias simulações, problemas no gerenciamento das informações dos sensores surgiram. O software que ela desenvolveu lidou com a emissão de vários alarmes pelo computador, perm</w:t>
      </w:r>
      <w:r>
        <w:rPr>
          <w:rFonts w:ascii="Times New Roman" w:hAnsi="Times New Roman" w:eastAsia="Times New Roman" w:cs="Times New Roman"/>
          <w:sz w:val="24"/>
          <w:szCs w:val="24"/>
          <w:lang w:val="pt-BR"/>
        </w:rPr>
        <w:t xml:space="preserve">itindo que ações secundárias fossem interrompidas pelas primárias, garantindo o funcionamento adequado do computador para o pouso (Movimento Mulheres na TI, 2024b).</w:t>
      </w:r>
      <w:r/>
      <w:r>
        <w:rPr>
          <w:rFonts w:ascii="Times New Roman" w:hAnsi="Times New Roman" w:eastAsia="Times New Roman" w:cs="Times New Roman"/>
          <w:sz w:val="24"/>
          <w:szCs w:val="24"/>
          <w:lang w:val="pt-BR"/>
        </w:rPr>
      </w:r>
      <w:r/>
      <w:r>
        <w:rPr>
          <w:rFonts w:ascii="Times New Roman" w:hAnsi="Times New Roman" w:eastAsia="Times New Roman" w:cs="Times New Roman"/>
          <w:sz w:val="24"/>
          <w:szCs w:val="24"/>
          <w:lang w:val="pt-BR"/>
        </w:rPr>
      </w:r>
    </w:p>
    <w:p>
      <w:pPr>
        <w:pBdr/>
        <w:spacing w:line="360" w:lineRule="auto"/>
        <w:ind w:firstLine="708"/>
        <w:jc w:val="both"/>
        <w:rPr>
          <w:rFonts w:ascii="Times New Roman" w:hAnsi="Times New Roman" w:eastAsia="Times New Roman" w:cs="Times New Roman"/>
          <w:sz w:val="24"/>
          <w:szCs w:val="24"/>
          <w:lang w:val="pt-BR"/>
        </w:rPr>
      </w:pPr>
      <w:r>
        <w:rPr>
          <w:rFonts w:ascii="Times New Roman" w:hAnsi="Times New Roman" w:eastAsia="Times New Roman" w:cs="Times New Roman"/>
          <w:sz w:val="24"/>
          <w:szCs w:val="24"/>
          <w:lang w:val="pt-BR"/>
        </w:rPr>
        <w:t xml:space="preserve">No final de sua carreira, Hamilton fundou a Hamilton Technologies em 1986, uma empresa de engenharia de sistemas. Em reconhecimento às suas contribuições para a exploração espacial, ela recebeu a Medalha Presidencial da Liberdade do presidente Barack Obama </w:t>
      </w:r>
      <w:r>
        <w:rPr>
          <w:rFonts w:ascii="Times New Roman" w:hAnsi="Times New Roman" w:eastAsia="Times New Roman" w:cs="Times New Roman"/>
          <w:sz w:val="24"/>
          <w:szCs w:val="24"/>
          <w:lang w:val="pt-BR"/>
        </w:rPr>
        <w:t xml:space="preserve">em 2016. Margaret Hamilton também é creditada por cunhar o termo "engenharia de software" (Movimento Mulheres na TI, 2024b).</w:t>
      </w:r>
      <w:r>
        <w:rPr>
          <w:rFonts w:ascii="Times New Roman" w:hAnsi="Times New Roman" w:eastAsia="Times New Roman" w:cs="Times New Roman"/>
          <w:sz w:val="24"/>
          <w:szCs w:val="24"/>
          <w:lang w:val="pt-BR"/>
        </w:rPr>
      </w:r>
    </w:p>
    <w:p>
      <w:pPr>
        <w:pBdr/>
        <w:spacing w:line="360" w:lineRule="auto"/>
        <w:ind w:firstLine="0"/>
        <w:jc w:val="both"/>
        <w:rPr>
          <w:rFonts w:ascii="Times New Roman" w:hAnsi="Times New Roman" w:eastAsia="Times New Roman" w:cs="Times New Roman"/>
          <w:sz w:val="24"/>
          <w:szCs w:val="24"/>
          <w:lang w:val="pt-BR"/>
        </w:rPr>
      </w:pPr>
      <w:r>
        <w:rPr>
          <w:rFonts w:ascii="Times New Roman" w:hAnsi="Times New Roman" w:eastAsia="Times New Roman" w:cs="Times New Roman"/>
          <w:sz w:val="24"/>
          <w:szCs w:val="24"/>
          <w:lang w:val="pt-BR"/>
        </w:rPr>
      </w:r>
      <w:r>
        <w:rPr>
          <w:rFonts w:ascii="Times New Roman" w:hAnsi="Times New Roman" w:eastAsia="Times New Roman" w:cs="Times New Roman"/>
          <w:b/>
          <w:bCs/>
          <w:sz w:val="24"/>
          <w:szCs w:val="24"/>
          <w:lang w:val="pt-BR"/>
        </w:rPr>
        <w:t xml:space="preserve">1.18 </w:t>
      </w:r>
      <w:r>
        <w:rPr>
          <w:rFonts w:ascii="Times New Roman" w:hAnsi="Times New Roman" w:eastAsia="Times New Roman" w:cs="Times New Roman"/>
          <w:b/>
          <w:bCs/>
          <w:sz w:val="24"/>
          <w:szCs w:val="24"/>
          <w:lang w:val="pt-BR"/>
        </w:rPr>
        <w:t xml:space="preserve">Katherine Johnson</w:t>
      </w:r>
      <w:r>
        <w:rPr>
          <w:rFonts w:ascii="Times New Roman" w:hAnsi="Times New Roman" w:eastAsia="Times New Roman" w:cs="Times New Roman"/>
          <w:sz w:val="24"/>
          <w:szCs w:val="24"/>
          <w:lang w:val="pt-BR"/>
        </w:rPr>
      </w:r>
      <w:r/>
    </w:p>
    <w:p>
      <w:pPr>
        <w:pBdr/>
        <w:spacing w:line="360" w:lineRule="auto"/>
        <w:ind/>
        <w:jc w:val="both"/>
        <w:rPr>
          <w:rFonts w:ascii="Times New Roman" w:hAnsi="Times New Roman" w:cs="Times New Roman"/>
          <w:sz w:val="24"/>
          <w:szCs w:val="24"/>
        </w:rPr>
      </w:pPr>
      <w:r>
        <w:rPr>
          <w:rFonts w:ascii="Times New Roman" w:hAnsi="Times New Roman" w:eastAsia="Times New Roman" w:cs="Times New Roman"/>
          <w:sz w:val="24"/>
          <w:szCs w:val="24"/>
          <w:lang w:val="pt-BR"/>
        </w:rPr>
        <w:tab/>
      </w:r>
      <w:r>
        <w:rPr>
          <w:rFonts w:ascii="Times New Roman" w:hAnsi="Times New Roman" w:eastAsia="Times New Roman" w:cs="Times New Roman"/>
          <w:sz w:val="24"/>
          <w:szCs w:val="24"/>
          <w:lang w:val="pt-BR"/>
        </w:rPr>
        <w:t xml:space="preserve">Katherine Johnson iniciou sua formação em Matemática e lecionou após se formar. Enfrentou dificuldades significativas devido à segregação racial que impedia a conclusão do ensino médio para pessoas negras em sua região. Para contornar essas dificuldades, se</w:t>
      </w:r>
      <w:r>
        <w:rPr>
          <w:rFonts w:ascii="Times New Roman" w:hAnsi="Times New Roman" w:eastAsia="Times New Roman" w:cs="Times New Roman"/>
          <w:sz w:val="24"/>
          <w:szCs w:val="24"/>
          <w:lang w:val="pt-BR"/>
        </w:rPr>
        <w:t xml:space="preserve">us pais a matricularam no condado de Kanawha, e aos 18 anos, ela se graduou na Universidade de Virgínia Ocidental com notas máximas em Matemática e Francês, tornando-se a primeira mulher negra a realizar esse feito (Museu Catavento, 2024).</w:t>
      </w:r>
      <w:r>
        <w:rPr>
          <w:rFonts w:ascii="Times New Roman" w:hAnsi="Times New Roman" w:eastAsia="Times New Roman" w:cs="Times New Roman"/>
          <w:sz w:val="24"/>
          <w:szCs w:val="24"/>
        </w:rPr>
      </w: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rPr>
      </w:r>
      <w:r>
        <w:rPr>
          <w:rFonts w:ascii="Times New Roman" w:hAnsi="Times New Roman" w:cs="Times New Roman"/>
          <w:sz w:val="24"/>
          <w:szCs w:val="24"/>
        </w:rPr>
      </w:r>
    </w:p>
    <w:p>
      <w:pPr>
        <w:pBdr/>
        <w:spacing w:line="360" w:lineRule="auto"/>
        <w:ind w:firstLine="708"/>
        <w:jc w:val="both"/>
        <w:rPr>
          <w:rFonts w:ascii="Times New Roman" w:hAnsi="Times New Roman" w:eastAsia="Times New Roman" w:cs="Times New Roman"/>
          <w:sz w:val="24"/>
          <w:szCs w:val="24"/>
          <w:lang w:val="pt-BR"/>
        </w:rPr>
      </w:pPr>
      <w:r>
        <w:rPr>
          <w:rFonts w:ascii="Times New Roman" w:hAnsi="Times New Roman" w:eastAsia="Times New Roman" w:cs="Times New Roman"/>
          <w:sz w:val="24"/>
          <w:szCs w:val="24"/>
          <w:lang w:val="pt-BR"/>
        </w:rPr>
        <w:t xml:space="preserve">Após ensinar por um período, Katherine soube de uma oportunidade na NACA (antecessora da NASA) que oferecia vagas para pessoas negras. Entrou como analista de dados de aeronaves e computação e foi designada para a Divisão de Controle e Orientação da Divisão</w:t>
      </w:r>
      <w:r>
        <w:rPr>
          <w:rFonts w:ascii="Times New Roman" w:hAnsi="Times New Roman" w:eastAsia="Times New Roman" w:cs="Times New Roman"/>
          <w:sz w:val="24"/>
          <w:szCs w:val="24"/>
          <w:lang w:val="pt-BR"/>
        </w:rPr>
        <w:t xml:space="preserve"> de Pesquisa e Voo. Na NACA, enfrentou segregação racial, como banheiros separados e áreas de alimentação distantes, sendo chamada de "computadora de cor" (Museu Catavento, 2024).</w:t>
      </w:r>
      <w:r>
        <w:rPr>
          <w:rFonts w:ascii="Times New Roman" w:hAnsi="Times New Roman" w:cs="Times New Roman"/>
          <w:sz w:val="24"/>
          <w:szCs w:val="24"/>
        </w:rPr>
      </w:r>
    </w:p>
    <w:p>
      <w:pPr>
        <w:pBdr/>
        <w:spacing w:line="360" w:lineRule="auto"/>
        <w:ind w:firstLine="708"/>
        <w:jc w:val="both"/>
        <w:rPr>
          <w:rFonts w:ascii="Times New Roman" w:hAnsi="Times New Roman" w:cs="Times New Roman"/>
          <w:sz w:val="24"/>
          <w:szCs w:val="24"/>
        </w:rPr>
      </w:pP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t xml:space="preserve">A segregação racial na NACA terminou em 1958, e desde então até o final de sua carreira, Katherine trabalhou como técnica aeroespacial. Participou de projetos importantes como a primeira viagem estadunidense ao espaço (Projeto Mercury) e o Projeto Gemini, q</w:t>
      </w:r>
      <w:r>
        <w:rPr>
          <w:rFonts w:ascii="Times New Roman" w:hAnsi="Times New Roman" w:eastAsia="Times New Roman" w:cs="Times New Roman"/>
          <w:sz w:val="24"/>
          <w:szCs w:val="24"/>
          <w:lang w:val="pt-BR"/>
        </w:rPr>
        <w:t xml:space="preserve">ue antecedeu o Apollo 11. Em 2015, o presidente Barack Obama concedeu a ela a Medalha Presidencial da Liberdade, destacando-a como um exemplo proeminente da presença de mulheres negras na ciência (Museu Catavento, 2024).</w:t>
      </w:r>
      <w:r>
        <w:rPr>
          <w:rFonts w:ascii="Times New Roman" w:hAnsi="Times New Roman" w:cs="Times New Roman"/>
          <w:sz w:val="24"/>
          <w:szCs w:val="24"/>
        </w:rPr>
      </w:r>
      <w: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rPr>
      </w:r>
      <w:r>
        <w:rPr>
          <w:rFonts w:ascii="Times New Roman" w:hAnsi="Times New Roman" w:cs="Times New Roman"/>
          <w:sz w:val="24"/>
          <w:szCs w:val="24"/>
        </w:rPr>
      </w:r>
    </w:p>
    <w:p>
      <w:pPr>
        <w:pBdr/>
        <w:spacing w:line="360" w:lineRule="auto"/>
        <w:ind w:firstLine="708"/>
        <w:jc w:val="both"/>
        <w:rPr>
          <w:rFonts w:ascii="Times New Roman" w:hAnsi="Times New Roman" w:cs="Times New Roman"/>
          <w:sz w:val="28"/>
          <w:szCs w:val="28"/>
        </w:rPr>
      </w:pPr>
      <w:r>
        <w:rPr>
          <w:rFonts w:ascii="Times New Roman" w:hAnsi="Times New Roman" w:eastAsia="Times New Roman" w:cs="Times New Roman"/>
          <w:sz w:val="24"/>
          <w:szCs w:val="24"/>
          <w:lang w:val="pt-BR"/>
        </w:rPr>
        <w:t xml:space="preserve">Sua história foi adaptada para o cinema no filme "Estrelas Além do Tempo" (2016), que retrata a vida de Katherine Johnson, Dorothy Vaughan e Mary Jackson, destacando suas contribuições e desafios na NASA durante a era da segregação (Museu Catavento, 2024).</w:t>
      </w:r>
      <w:r>
        <w:rPr>
          <w:rFonts w:ascii="Times New Roman" w:hAnsi="Times New Roman" w:eastAsia="Times New Roman" w:cs="Times New Roman"/>
          <w:sz w:val="28"/>
          <w:szCs w:val="28"/>
          <w:lang w:val="pt-BR"/>
        </w:rPr>
      </w:r>
      <w:r>
        <w:rPr>
          <w:rFonts w:ascii="Times New Roman" w:hAnsi="Times New Roman" w:eastAsia="Times New Roman" w:cs="Times New Roman"/>
          <w:sz w:val="24"/>
          <w:szCs w:val="24"/>
        </w:rPr>
      </w:r>
    </w:p>
    <w:p>
      <w:pPr>
        <w:pStyle w:val="873"/>
        <w:pBdr/>
        <w:spacing/>
        <w:ind/>
        <w:rPr>
          <w:rFonts w:ascii="Times New Roman" w:hAnsi="Times New Roman" w:eastAsia="Times New Roman" w:cs="Times New Roman"/>
          <w:b/>
          <w:sz w:val="24"/>
          <w:szCs w:val="24"/>
          <w:lang w:val="pt-BR"/>
        </w:rPr>
      </w:pPr>
      <w:r/>
      <w:bookmarkStart w:id="785" w:name="_Toc21"/>
      <w:r>
        <w:rPr>
          <w:rFonts w:ascii="Times New Roman" w:hAnsi="Times New Roman" w:eastAsia="Times New Roman" w:cs="Times New Roman"/>
          <w:b/>
          <w:bCs/>
          <w:sz w:val="24"/>
          <w:szCs w:val="24"/>
          <w:lang w:val="pt-BR"/>
        </w:rPr>
        <w:t xml:space="preserve">1.19 Dorothy Vaughan</w:t>
      </w:r>
      <w:bookmarkEnd w:id="785"/>
      <w:r>
        <w:rPr>
          <w:rFonts w:ascii="Times New Roman" w:hAnsi="Times New Roman" w:eastAsia="Times New Roman" w:cs="Times New Roman"/>
          <w:b/>
          <w:sz w:val="24"/>
          <w:szCs w:val="24"/>
          <w:lang w:val="pt-BR"/>
        </w:rPr>
      </w:r>
      <w:r>
        <w:rPr>
          <w:rFonts w:ascii="Times New Roman" w:hAnsi="Times New Roman" w:eastAsia="Times New Roman" w:cs="Times New Roman"/>
          <w:b/>
          <w:sz w:val="24"/>
          <w:szCs w:val="24"/>
          <w:lang w:val="pt-BR"/>
        </w:rPr>
      </w:r>
    </w:p>
    <w:p>
      <w:pPr>
        <w:pBdr/>
        <w:spacing w:line="360" w:lineRule="auto"/>
        <w:ind/>
        <w:jc w:val="both"/>
        <w:rPr>
          <w:rFonts w:ascii="Times New Roman" w:hAnsi="Times New Roman" w:cs="Times New Roman"/>
          <w:color w:val="000000"/>
          <w:sz w:val="32"/>
          <w:szCs w:val="32"/>
          <w:lang w:val="pt-BR"/>
          <w:rPrChange w:id="11" w:author="Lucio Pereira Neves" w:date="2024-08-01T16:31:00Z">
            <w:rPr>
              <w:rFonts w:ascii="Times New Roman" w:hAnsi="Times New Roman" w:cs="Times New Roman"/>
              <w:color w:val="000000"/>
              <w:sz w:val="32"/>
              <w:szCs w:val="32"/>
            </w:rPr>
          </w:rPrChange>
        </w:rPr>
      </w:pPr>
      <w:r>
        <w:rPr>
          <w:lang w:val="pt-BR"/>
        </w:rPr>
        <w:tab/>
      </w:r>
      <w:r>
        <w:rPr>
          <w:rFonts w:ascii="Times New Roman" w:hAnsi="Times New Roman" w:eastAsia="Times New Roman" w:cs="Times New Roman"/>
          <w:sz w:val="24"/>
          <w:szCs w:val="24"/>
          <w:lang w:val="pt-BR"/>
        </w:rPr>
        <w:t xml:space="preserve">D</w:t>
      </w:r>
      <w:r>
        <w:rPr>
          <w:rFonts w:ascii="Times New Roman" w:hAnsi="Times New Roman" w:eastAsia="Times New Roman" w:cs="Times New Roman"/>
          <w:sz w:val="24"/>
          <w:szCs w:val="24"/>
          <w:lang w:val="pt-BR"/>
        </w:rPr>
        <w:t xml:space="preserve">orothy enfrentou dificuldades durante sua formação e carreira. Embora sonhasse em fazer mestrado e doutorado, ao se formar na Universidade de </w:t>
      </w:r>
      <w:r>
        <w:rPr>
          <w:rFonts w:ascii="Times New Roman" w:hAnsi="Times New Roman" w:eastAsia="Times New Roman" w:cs="Times New Roman"/>
          <w:sz w:val="24"/>
          <w:szCs w:val="24"/>
          <w:lang w:val="pt-BR"/>
        </w:rPr>
        <w:t xml:space="preserve">Wilberforce</w:t>
      </w:r>
      <w:r>
        <w:rPr>
          <w:rFonts w:ascii="Times New Roman" w:hAnsi="Times New Roman" w:eastAsia="Times New Roman" w:cs="Times New Roman"/>
          <w:sz w:val="24"/>
          <w:szCs w:val="24"/>
          <w:lang w:val="pt-BR"/>
        </w:rPr>
        <w:t xml:space="preserve">, Ohio, d</w:t>
      </w:r>
      <w:r>
        <w:rPr>
          <w:rFonts w:ascii="Times New Roman" w:hAnsi="Times New Roman" w:eastAsia="Times New Roman" w:cs="Times New Roman"/>
          <w:sz w:val="24"/>
          <w:szCs w:val="24"/>
          <w:lang w:val="pt-BR"/>
        </w:rPr>
        <w:t xml:space="preserve">ecidiu ensinar matemática para ajudar sua família durante a Grande Depressão. Em 1943, com a Ordem Executiva 8802 do presidente Roosevelt, que proibia a discriminação racial, étnica e religiosa na indústria de defesa, o Laboratório Aeronáutico do Memorial </w:t>
      </w:r>
      <w:r>
        <w:rPr>
          <w:rFonts w:ascii="Times New Roman" w:hAnsi="Times New Roman" w:eastAsia="Times New Roman" w:cs="Times New Roman"/>
          <w:sz w:val="24"/>
          <w:szCs w:val="24"/>
          <w:lang w:val="pt-BR"/>
        </w:rPr>
        <w:t xml:space="preserve">Langley</w:t>
      </w:r>
      <w:r>
        <w:rPr>
          <w:rFonts w:ascii="Times New Roman" w:hAnsi="Times New Roman" w:eastAsia="Times New Roman" w:cs="Times New Roman"/>
          <w:sz w:val="24"/>
          <w:szCs w:val="24"/>
          <w:lang w:val="pt-BR"/>
        </w:rPr>
        <w:t xml:space="preserve"> começou a contratar mulheres negras para atender à demanda (LIRTE, 2024).</w:t>
      </w:r>
      <w:r>
        <w:rPr>
          <w:rFonts w:ascii="Times New Roman" w:hAnsi="Times New Roman" w:cs="Times New Roman"/>
          <w:color w:val="000000"/>
          <w:sz w:val="32"/>
          <w:szCs w:val="32"/>
          <w:lang w:val="pt-BR"/>
          <w:rPrChange w:id="12" w:author="Lucio Pereira Neves" w:date="2024-08-01T16:31:00Z">
            <w:rPr>
              <w:rFonts w:ascii="Times New Roman" w:hAnsi="Times New Roman" w:cs="Times New Roman"/>
              <w:color w:val="000000"/>
              <w:sz w:val="32"/>
              <w:szCs w:val="32"/>
            </w:rPr>
          </w:rPrChange>
        </w:rPr>
      </w:r>
      <w:r>
        <w:rPr>
          <w:rFonts w:ascii="Times New Roman" w:hAnsi="Times New Roman" w:cs="Times New Roman"/>
          <w:color w:val="000000"/>
          <w:sz w:val="32"/>
          <w:szCs w:val="32"/>
          <w:lang w:val="pt-BR"/>
          <w:rPrChange w:id="13" w:author="Lucio Pereira Neves" w:date="2024-08-01T16:31:00Z">
            <w:rPr>
              <w:rFonts w:ascii="Times New Roman" w:hAnsi="Times New Roman" w:cs="Times New Roman"/>
              <w:color w:val="000000"/>
              <w:sz w:val="32"/>
              <w:szCs w:val="32"/>
            </w:rPr>
          </w:rPrChange>
        </w:rPr>
      </w:r>
    </w:p>
    <w:p>
      <w:pPr>
        <w:pBdr/>
        <w:spacing w:line="360" w:lineRule="auto"/>
        <w:ind/>
        <w:jc w:val="both"/>
        <w:rPr>
          <w:rFonts w:ascii="Times New Roman" w:hAnsi="Times New Roman" w:eastAsia="Times New Roman" w:cs="Times New Roman"/>
          <w:color w:val="000000"/>
          <w:sz w:val="24"/>
          <w:szCs w:val="24"/>
          <w:lang w:val="pt-BR"/>
        </w:rPr>
      </w:pPr>
      <w:r>
        <w:rPr>
          <w:rFonts w:ascii="Times New Roman" w:hAnsi="Times New Roman" w:eastAsia="Times New Roman" w:cs="Times New Roman"/>
          <w:color w:val="000000"/>
          <w:sz w:val="24"/>
          <w:lang w:val="pt-BR"/>
        </w:rPr>
        <w:tab/>
        <w:t xml:space="preserve">Ela entrou para o laboratório, em que participou na “West Area </w:t>
      </w:r>
      <w:r>
        <w:rPr>
          <w:rFonts w:ascii="Times New Roman" w:hAnsi="Times New Roman" w:eastAsia="Times New Roman" w:cs="Times New Roman"/>
          <w:color w:val="000000"/>
          <w:sz w:val="24"/>
          <w:lang w:val="pt-BR"/>
        </w:rPr>
        <w:t xml:space="preserve">Computing</w:t>
      </w:r>
      <w:r>
        <w:rPr>
          <w:rFonts w:ascii="Times New Roman" w:hAnsi="Times New Roman" w:eastAsia="Times New Roman" w:cs="Times New Roman"/>
          <w:color w:val="000000"/>
          <w:sz w:val="24"/>
          <w:lang w:val="pt-BR"/>
        </w:rPr>
        <w:t xml:space="preserve">” e conseguiu destacar-se nas contribuições feitas para as pesquisas do </w:t>
      </w:r>
      <w:r>
        <w:rPr>
          <w:rFonts w:ascii="Times New Roman" w:hAnsi="Times New Roman" w:eastAsia="Times New Roman" w:cs="Times New Roman"/>
          <w:color w:val="000000"/>
          <w:sz w:val="24"/>
          <w:lang w:val="pt-BR"/>
        </w:rPr>
        <w:t xml:space="preserve">Langley</w:t>
      </w:r>
      <w:r>
        <w:rPr>
          <w:rFonts w:ascii="Times New Roman" w:hAnsi="Times New Roman" w:eastAsia="Times New Roman" w:cs="Times New Roman"/>
          <w:color w:val="000000"/>
          <w:sz w:val="24"/>
          <w:lang w:val="pt-BR"/>
        </w:rPr>
        <w:t xml:space="preserve">. Muito disso se deu pelo seu empenho de se dedicar </w:t>
      </w:r>
      <w:r>
        <w:rPr>
          <w:rFonts w:ascii="Times New Roman" w:hAnsi="Times New Roman" w:eastAsia="Times New Roman" w:cs="Times New Roman"/>
          <w:color w:val="000000"/>
          <w:sz w:val="24"/>
          <w:lang w:val="pt-BR"/>
        </w:rPr>
        <w:t xml:space="preserve">à</w:t>
      </w:r>
      <w:r>
        <w:rPr>
          <w:rFonts w:ascii="Times New Roman" w:hAnsi="Times New Roman" w:eastAsia="Times New Roman" w:cs="Times New Roman"/>
          <w:color w:val="000000"/>
          <w:sz w:val="24"/>
          <w:lang w:val="pt-BR"/>
        </w:rPr>
        <w:t xml:space="preserve"> várias horas de trabalho, o que levou a Dorothy ser designada a liderar o grupo e a ser a primeira supervisora mulher negra da NACA. Foi nessa posição de destaque que ela pôde lutar por mais inserção de mulheres na empresa, em </w:t>
      </w:r>
      <w:r>
        <w:rPr>
          <w:rFonts w:ascii="Times New Roman" w:hAnsi="Times New Roman" w:eastAsia="Times New Roman" w:cs="Times New Roman"/>
          <w:color w:val="000000"/>
          <w:sz w:val="24"/>
          <w:lang w:val="pt-BR"/>
        </w:rPr>
        <w:t xml:space="preserve">todas áreas</w:t>
      </w:r>
      <w:r>
        <w:rPr>
          <w:rFonts w:ascii="Times New Roman" w:hAnsi="Times New Roman" w:eastAsia="Times New Roman" w:cs="Times New Roman"/>
          <w:color w:val="000000"/>
          <w:sz w:val="24"/>
          <w:lang w:val="pt-BR"/>
        </w:rPr>
        <w:t xml:space="preserve"> de pesquisa (NASA GOV, 2024).</w:t>
      </w:r>
      <w:r>
        <w:rPr>
          <w:rFonts w:ascii="Times New Roman" w:hAnsi="Times New Roman" w:eastAsia="Times New Roman" w:cs="Times New Roman"/>
          <w:color w:val="000000"/>
          <w:sz w:val="24"/>
          <w:szCs w:val="24"/>
          <w:lang w:val="pt-BR"/>
        </w:rPr>
      </w:r>
      <w:r>
        <w:rPr>
          <w:rFonts w:ascii="Times New Roman" w:hAnsi="Times New Roman" w:eastAsia="Times New Roman" w:cs="Times New Roman"/>
          <w:color w:val="000000"/>
          <w:sz w:val="24"/>
          <w:szCs w:val="24"/>
          <w:lang w:val="pt-BR"/>
        </w:rPr>
      </w:r>
    </w:p>
    <w:p>
      <w:pPr>
        <w:pBdr/>
        <w:spacing w:line="360" w:lineRule="auto"/>
        <w:ind/>
        <w:jc w:val="both"/>
        <w:rPr>
          <w:lang w:val="pt-BR"/>
          <w:rPrChange w:id="14" w:author="Lucio Pereira Neves" w:date="2024-08-01T16:31:00Z">
            <w:rPr/>
          </w:rPrChange>
        </w:rPr>
      </w:pPr>
      <w:r>
        <w:rPr>
          <w:rFonts w:ascii="Times New Roman" w:hAnsi="Times New Roman" w:eastAsia="Times New Roman" w:cs="Times New Roman"/>
          <w:color w:val="000000"/>
          <w:sz w:val="24"/>
          <w:lang w:val="pt-BR"/>
        </w:rPr>
        <w:tab/>
        <w:t xml:space="preserve">Quando a NACA se </w:t>
      </w:r>
      <w:r>
        <w:rPr>
          <w:rFonts w:ascii="Times New Roman" w:hAnsi="Times New Roman" w:eastAsia="Times New Roman" w:cs="Times New Roman"/>
          <w:color w:val="000000"/>
          <w:sz w:val="24"/>
          <w:lang w:val="pt-BR"/>
        </w:rPr>
        <w:t xml:space="preserve">tornnou</w:t>
      </w:r>
      <w:r>
        <w:rPr>
          <w:rFonts w:ascii="Times New Roman" w:hAnsi="Times New Roman" w:eastAsia="Times New Roman" w:cs="Times New Roman"/>
          <w:color w:val="000000"/>
          <w:sz w:val="24"/>
          <w:lang w:val="pt-BR"/>
        </w:rPr>
        <w:t xml:space="preserve"> NASA, houve uma mudança tecnológica muito grande de incorporar nos laborat</w:t>
      </w:r>
      <w:r>
        <w:rPr>
          <w:rFonts w:ascii="Times New Roman" w:hAnsi="Times New Roman" w:eastAsia="Times New Roman" w:cs="Times New Roman"/>
          <w:color w:val="000000"/>
          <w:sz w:val="24"/>
          <w:lang w:val="pt-BR"/>
        </w:rPr>
        <w:t xml:space="preserve">órios novos computadores da IBM, que podiam inclusive realizar cálculos de maneira bem mais rápida que as mulheres que calculavam. Era evidente que isso colocaria em risco o trabalho de Dorothy. No </w:t>
      </w:r>
      <w:r>
        <w:rPr>
          <w:rFonts w:ascii="Times New Roman" w:hAnsi="Times New Roman" w:eastAsia="Times New Roman" w:cs="Times New Roman"/>
          <w:color w:val="000000"/>
          <w:sz w:val="24"/>
          <w:lang w:val="pt-BR"/>
        </w:rPr>
        <w:t xml:space="preserve">entando</w:t>
      </w:r>
      <w:r>
        <w:rPr>
          <w:rFonts w:ascii="Times New Roman" w:hAnsi="Times New Roman" w:eastAsia="Times New Roman" w:cs="Times New Roman"/>
          <w:color w:val="000000"/>
          <w:sz w:val="24"/>
          <w:lang w:val="pt-BR"/>
        </w:rPr>
        <w:t xml:space="preserve">, ela buscou aprender a programar em FORTRAN os computadores da IBM, além de ensinar as mulheres do seu departamento a fazerem o mesmo (NASA GOV, 2024). Essa atitude dela garantiu que sua equipe pudesse trabalhar no departamento de computação da NASA.</w:t>
      </w:r>
      <w:r>
        <w:rPr>
          <w:lang w:val="pt-BR"/>
          <w:rPrChange w:id="15" w:author="Lucio Pereira Neves" w:date="2024-08-01T16:31:00Z">
            <w:rPr/>
          </w:rPrChange>
        </w:rPr>
      </w:r>
      <w:r>
        <w:rPr>
          <w:lang w:val="pt-BR"/>
          <w:rPrChange w:id="16" w:author="Lucio Pereira Neves" w:date="2024-08-01T16:31:00Z">
            <w:rPr/>
          </w:rPrChange>
        </w:rPr>
      </w:r>
    </w:p>
    <w:p>
      <w:pPr>
        <w:pStyle w:val="873"/>
        <w:pBdr/>
        <w:spacing/>
        <w:ind/>
        <w:rPr>
          <w:rFonts w:ascii="Times New Roman" w:hAnsi="Times New Roman" w:eastAsia="Times New Roman" w:cs="Times New Roman"/>
          <w:b/>
          <w:sz w:val="24"/>
          <w:szCs w:val="24"/>
          <w:lang w:val="pt-BR"/>
        </w:rPr>
      </w:pPr>
      <w:r/>
      <w:bookmarkStart w:id="829" w:name="_Toc22"/>
      <w:r>
        <w:rPr>
          <w:rFonts w:ascii="Times New Roman" w:hAnsi="Times New Roman" w:eastAsia="Times New Roman" w:cs="Times New Roman"/>
          <w:b/>
          <w:bCs/>
          <w:sz w:val="24"/>
          <w:szCs w:val="24"/>
          <w:lang w:val="pt-BR"/>
        </w:rPr>
        <w:t xml:space="preserve">1.20 Katherine </w:t>
      </w:r>
      <w:r>
        <w:rPr>
          <w:rFonts w:ascii="Times New Roman" w:hAnsi="Times New Roman" w:eastAsia="Times New Roman" w:cs="Times New Roman"/>
          <w:b/>
          <w:bCs/>
          <w:sz w:val="24"/>
          <w:szCs w:val="24"/>
          <w:lang w:val="pt-BR"/>
        </w:rPr>
        <w:t xml:space="preserve">Bouman</w:t>
      </w:r>
      <w:bookmarkEnd w:id="829"/>
      <w:r>
        <w:rPr>
          <w:rFonts w:ascii="Times New Roman" w:hAnsi="Times New Roman" w:eastAsia="Times New Roman" w:cs="Times New Roman"/>
          <w:b/>
          <w:sz w:val="24"/>
          <w:szCs w:val="24"/>
          <w:lang w:val="pt-BR"/>
        </w:rPr>
      </w:r>
      <w:r>
        <w:rPr>
          <w:rFonts w:ascii="Times New Roman" w:hAnsi="Times New Roman" w:eastAsia="Times New Roman" w:cs="Times New Roman"/>
          <w:b/>
          <w:sz w:val="24"/>
          <w:szCs w:val="24"/>
          <w:lang w:val="pt-BR"/>
        </w:rPr>
      </w:r>
    </w:p>
    <w:p>
      <w:pPr>
        <w:pBdr/>
        <w:spacing w:line="360" w:lineRule="auto"/>
        <w:ind/>
        <w:jc w:val="both"/>
        <w:rPr>
          <w:rFonts w:ascii="Times New Roman" w:hAnsi="Times New Roman" w:eastAsia="Times New Roman" w:cs="Times New Roman"/>
          <w:sz w:val="24"/>
          <w:szCs w:val="24"/>
          <w:lang w:val="pt-BR"/>
        </w:rPr>
      </w:pPr>
      <w:r>
        <w:rPr>
          <w:rFonts w:ascii="Times New Roman" w:hAnsi="Times New Roman" w:eastAsia="Times New Roman" w:cs="Times New Roman"/>
          <w:sz w:val="24"/>
          <w:szCs w:val="24"/>
          <w:lang w:val="pt-BR"/>
        </w:rPr>
        <w:tab/>
      </w:r>
      <w:r>
        <w:rPr>
          <w:rFonts w:ascii="Times New Roman" w:hAnsi="Times New Roman" w:eastAsia="Times New Roman" w:cs="Times New Roman"/>
          <w:sz w:val="24"/>
          <w:szCs w:val="24"/>
          <w:lang w:val="pt-BR"/>
        </w:rPr>
        <w:t xml:space="preserve">Katherine é uma </w:t>
      </w:r>
      <w:r>
        <w:rPr>
          <w:rFonts w:ascii="Times New Roman" w:hAnsi="Times New Roman" w:eastAsia="Times New Roman" w:cs="Times New Roman"/>
          <w:sz w:val="24"/>
          <w:szCs w:val="24"/>
          <w:lang w:val="pt-BR"/>
        </w:rPr>
        <w:t xml:space="preserve">pós-doutora</w:t>
      </w:r>
      <w:r>
        <w:rPr>
          <w:rFonts w:ascii="Times New Roman" w:hAnsi="Times New Roman" w:eastAsia="Times New Roman" w:cs="Times New Roman"/>
          <w:sz w:val="24"/>
          <w:szCs w:val="24"/>
          <w:lang w:val="pt-BR"/>
        </w:rPr>
        <w:t xml:space="preserve"> em Engenharia Elétrica e Ciência da Computação no Instituto de Tecnologia de Massachussets (MIT). A engenheira teve contribuições para o desenvolvimento do algoritmo que permitiria enxergar um buraco negro, pelo projeto do Te</w:t>
      </w:r>
      <w:r>
        <w:rPr>
          <w:rFonts w:ascii="Times New Roman" w:hAnsi="Times New Roman" w:eastAsia="Times New Roman" w:cs="Times New Roman"/>
          <w:sz w:val="24"/>
          <w:szCs w:val="24"/>
          <w:lang w:val="pt-BR"/>
        </w:rPr>
        <w:t xml:space="preserve">lescópio do Horizonte de Eventos (EHT). Foi utilizada uma técnica cujo nome é Interferometria de Longa Linha de Base, que consiste basicamente em conectar os telescópios para criar um maior, virtual. Vale ressaltar que, para isso, foi necessário reunir os </w:t>
      </w:r>
      <w:r>
        <w:rPr>
          <w:rFonts w:ascii="Times New Roman" w:hAnsi="Times New Roman" w:eastAsia="Times New Roman" w:cs="Times New Roman"/>
          <w:sz w:val="24"/>
          <w:szCs w:val="24"/>
          <w:lang w:val="pt-BR"/>
        </w:rPr>
        <w:t xml:space="preserve">discos rígidos presencialmente. São sincronizados por um relógio atômico (altíssima precisão), e processam diversas informações (Monteiro, 2024). </w:t>
      </w: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r>
    </w:p>
    <w:p>
      <w:pPr>
        <w:pBdr/>
        <w:spacing w:line="360" w:lineRule="auto"/>
        <w:ind/>
        <w:jc w:val="both"/>
        <w:rPr>
          <w:rFonts w:ascii="Times New Roman" w:hAnsi="Times New Roman" w:eastAsia="Times New Roman" w:cs="Times New Roman"/>
          <w:sz w:val="24"/>
          <w:szCs w:val="24"/>
          <w:lang w:val="pt-BR"/>
        </w:rPr>
      </w:pPr>
      <w:r>
        <w:rPr>
          <w:rFonts w:ascii="Times New Roman" w:hAnsi="Times New Roman" w:eastAsia="Times New Roman" w:cs="Times New Roman"/>
          <w:sz w:val="24"/>
          <w:szCs w:val="24"/>
          <w:lang w:val="pt-BR"/>
        </w:rPr>
        <w:tab/>
        <w:t xml:space="preserve">Contudo, existe um detalhe que é a variedade de taxas captadas por cada telescópio, uma vez que cada um possui particularidades diferentes. A tarefa de “Katie” foi criar o algoritmo CHIRP (</w:t>
      </w:r>
      <w:r>
        <w:rPr>
          <w:rFonts w:ascii="Times New Roman" w:hAnsi="Times New Roman" w:eastAsia="Times New Roman" w:cs="Times New Roman"/>
          <w:i/>
          <w:iCs/>
          <w:sz w:val="24"/>
          <w:szCs w:val="24"/>
          <w:lang w:val="pt-BR"/>
        </w:rPr>
        <w:t xml:space="preserve">Continuous</w:t>
      </w:r>
      <w:r>
        <w:rPr>
          <w:rFonts w:ascii="Times New Roman" w:hAnsi="Times New Roman" w:eastAsia="Times New Roman" w:cs="Times New Roman"/>
          <w:i/>
          <w:iCs/>
          <w:sz w:val="24"/>
          <w:szCs w:val="24"/>
          <w:lang w:val="pt-BR"/>
        </w:rPr>
        <w:t xml:space="preserve"> High-</w:t>
      </w:r>
      <w:r>
        <w:rPr>
          <w:rFonts w:ascii="Times New Roman" w:hAnsi="Times New Roman" w:eastAsia="Times New Roman" w:cs="Times New Roman"/>
          <w:i/>
          <w:iCs/>
          <w:sz w:val="24"/>
          <w:szCs w:val="24"/>
          <w:lang w:val="pt-BR"/>
        </w:rPr>
        <w:t xml:space="preserve">resolution</w:t>
      </w:r>
      <w:r>
        <w:rPr>
          <w:rFonts w:ascii="Times New Roman" w:hAnsi="Times New Roman" w:eastAsia="Times New Roman" w:cs="Times New Roman"/>
          <w:i/>
          <w:iCs/>
          <w:sz w:val="24"/>
          <w:szCs w:val="24"/>
          <w:lang w:val="pt-BR"/>
        </w:rPr>
        <w:t xml:space="preserve"> </w:t>
      </w:r>
      <w:r>
        <w:rPr>
          <w:rFonts w:ascii="Times New Roman" w:hAnsi="Times New Roman" w:eastAsia="Times New Roman" w:cs="Times New Roman"/>
          <w:i/>
          <w:iCs/>
          <w:sz w:val="24"/>
          <w:szCs w:val="24"/>
          <w:lang w:val="pt-BR"/>
        </w:rPr>
        <w:t xml:space="preserve">Image</w:t>
      </w:r>
      <w:r>
        <w:rPr>
          <w:rFonts w:ascii="Times New Roman" w:hAnsi="Times New Roman" w:eastAsia="Times New Roman" w:cs="Times New Roman"/>
          <w:i/>
          <w:iCs/>
          <w:sz w:val="24"/>
          <w:szCs w:val="24"/>
          <w:lang w:val="pt-BR"/>
        </w:rPr>
        <w:t xml:space="preserve"> </w:t>
      </w:r>
      <w:r>
        <w:rPr>
          <w:rFonts w:ascii="Times New Roman" w:hAnsi="Times New Roman" w:eastAsia="Times New Roman" w:cs="Times New Roman"/>
          <w:i/>
          <w:iCs/>
          <w:sz w:val="24"/>
          <w:szCs w:val="24"/>
          <w:lang w:val="pt-BR"/>
        </w:rPr>
        <w:t xml:space="preserve">Reconstruction</w:t>
      </w:r>
      <w:r>
        <w:rPr>
          <w:rFonts w:ascii="Times New Roman" w:hAnsi="Times New Roman" w:eastAsia="Times New Roman" w:cs="Times New Roman"/>
          <w:i/>
          <w:iCs/>
          <w:sz w:val="24"/>
          <w:szCs w:val="24"/>
          <w:lang w:val="pt-BR"/>
        </w:rPr>
        <w:t xml:space="preserve"> </w:t>
      </w:r>
      <w:r>
        <w:rPr>
          <w:rFonts w:ascii="Times New Roman" w:hAnsi="Times New Roman" w:eastAsia="Times New Roman" w:cs="Times New Roman"/>
          <w:i/>
          <w:iCs/>
          <w:sz w:val="24"/>
          <w:szCs w:val="24"/>
          <w:lang w:val="pt-BR"/>
        </w:rPr>
        <w:t xml:space="preserve">using</w:t>
      </w:r>
      <w:r>
        <w:rPr>
          <w:rFonts w:ascii="Times New Roman" w:hAnsi="Times New Roman" w:eastAsia="Times New Roman" w:cs="Times New Roman"/>
          <w:i/>
          <w:iCs/>
          <w:sz w:val="24"/>
          <w:szCs w:val="24"/>
          <w:lang w:val="pt-BR"/>
        </w:rPr>
        <w:t xml:space="preserve"> Patch </w:t>
      </w:r>
      <w:r>
        <w:rPr>
          <w:rFonts w:ascii="Times New Roman" w:hAnsi="Times New Roman" w:eastAsia="Times New Roman" w:cs="Times New Roman"/>
          <w:i/>
          <w:iCs/>
          <w:sz w:val="24"/>
          <w:szCs w:val="24"/>
          <w:lang w:val="pt-BR"/>
        </w:rPr>
        <w:t xml:space="preserve">priors</w:t>
      </w:r>
      <w:r>
        <w:rPr>
          <w:rFonts w:ascii="Times New Roman" w:hAnsi="Times New Roman" w:eastAsia="Times New Roman" w:cs="Times New Roman"/>
          <w:sz w:val="24"/>
          <w:szCs w:val="24"/>
          <w:lang w:val="pt-BR"/>
        </w:rPr>
        <w:t xml:space="preserve">) que padronizasse de certa forma os dados coletados (ENIGMA, 2024). De modo geral, quan</w:t>
      </w:r>
      <w:r>
        <w:rPr>
          <w:rFonts w:ascii="Times New Roman" w:hAnsi="Times New Roman" w:eastAsia="Times New Roman" w:cs="Times New Roman"/>
          <w:sz w:val="24"/>
          <w:szCs w:val="24"/>
          <w:lang w:val="pt-BR"/>
        </w:rPr>
        <w:t xml:space="preserve">do três telescópios medem uma mesma região são gerados ruídos, logo, o sistema precisa excluir as imagens que não são semelhantes. Dito isso, quanto mais material se tem, mais minucioso deve ser o programa para identificar as divergências (Monteiro, 2024).</w:t>
      </w: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r>
    </w:p>
    <w:p>
      <w:pPr>
        <w:pStyle w:val="871"/>
        <w:pBdr/>
        <w:spacing/>
        <w:ind/>
        <w:jc w:val="center"/>
        <w:rPr>
          <w:lang w:val="pt-BR"/>
        </w:rPr>
      </w:pPr>
      <w:r/>
      <w:bookmarkStart w:id="867" w:name="_Toc23"/>
      <w:r>
        <w:rPr>
          <w:rFonts w:ascii="Times New Roman" w:hAnsi="Times New Roman" w:eastAsia="Times New Roman" w:cs="Times New Roman"/>
          <w:b/>
          <w:bCs/>
          <w:sz w:val="24"/>
          <w:szCs w:val="24"/>
          <w:lang w:val="pt-BR"/>
        </w:rPr>
        <w:t xml:space="preserve">2. CONCLUSÃO</w:t>
      </w:r>
      <w:bookmarkEnd w:id="867"/>
      <w:r>
        <w:rPr>
          <w:lang w:val="pt-BR"/>
          <w:rPrChange w:id="17" w:author="Lucio Pereira Neves" w:date="2024-08-01T16:31:00Z">
            <w:rPr/>
          </w:rPrChange>
        </w:rPr>
      </w:r>
      <w:r>
        <w:rPr>
          <w:lang w:val="pt-BR"/>
        </w:rPr>
      </w:r>
    </w:p>
    <w:p>
      <w:pPr>
        <w:pStyle w:val="871"/>
        <w:pBdr/>
        <w:spacing w:line="360" w:lineRule="auto"/>
        <w:ind w:firstLine="708"/>
        <w:jc w:val="both"/>
        <w:rPr>
          <w:lang w:val="pt-BR"/>
        </w:rPr>
      </w:pPr>
      <w:r>
        <w:rPr>
          <w:lang w:val="pt-BR"/>
          <w:rPrChange w:id="18" w:author="Lucio Pereira Neves" w:date="2024-08-01T16:31:00Z">
            <w:rPr/>
          </w:rPrChange>
        </w:rPr>
      </w:r>
      <w:r>
        <w:rPr>
          <w:rFonts w:ascii="Times New Roman" w:hAnsi="Times New Roman" w:eastAsia="Times New Roman" w:cs="Times New Roman"/>
          <w:sz w:val="24"/>
          <w:szCs w:val="24"/>
          <w:lang w:val="pt-BR"/>
        </w:rPr>
        <w:t xml:space="preserve">A</w:t>
      </w:r>
      <w:r>
        <w:rPr>
          <w:rFonts w:ascii="Times New Roman" w:hAnsi="Times New Roman" w:eastAsia="Times New Roman" w:cs="Times New Roman"/>
          <w:sz w:val="24"/>
          <w:szCs w:val="24"/>
          <w:lang w:val="pt-BR"/>
        </w:rPr>
        <w:t xml:space="preserve"> história da computação é marc</w:t>
      </w:r>
      <w:r>
        <w:rPr>
          <w:rFonts w:ascii="Times New Roman" w:hAnsi="Times New Roman" w:eastAsia="Times New Roman" w:cs="Times New Roman"/>
          <w:sz w:val="24"/>
          <w:szCs w:val="24"/>
          <w:lang w:val="pt-BR"/>
        </w:rPr>
        <w:t xml:space="preserve">ada pela diversidade de contribuições de diferentes grupos, acadêmicos ou não, cujas inovações mudaram o rumo das tecnologias. É fundamental destacar a relevância dessas figuras para evitar uma narrativa única que possa marginalizar suas realizações – que </w:t>
      </w:r>
      <w:r>
        <w:rPr>
          <w:rFonts w:ascii="Times New Roman" w:hAnsi="Times New Roman" w:eastAsia="Times New Roman" w:cs="Times New Roman"/>
          <w:sz w:val="24"/>
          <w:szCs w:val="24"/>
          <w:lang w:val="pt-BR"/>
        </w:rPr>
        <w:t xml:space="preserve">muita</w:t>
      </w:r>
      <w:r>
        <w:rPr>
          <w:rFonts w:ascii="Times New Roman" w:hAnsi="Times New Roman" w:eastAsia="Times New Roman" w:cs="Times New Roman"/>
          <w:sz w:val="24"/>
          <w:szCs w:val="24"/>
          <w:lang w:val="pt-BR"/>
        </w:rPr>
        <w:t xml:space="preserve"> das vezes nem são comentadas nos livros didáticos. A omissão de informações e a dificuldade de acessar conteúdos </w:t>
      </w:r>
      <w:r>
        <w:rPr>
          <w:rFonts w:ascii="Times New Roman" w:hAnsi="Times New Roman" w:eastAsia="Times New Roman" w:cs="Times New Roman"/>
          <w:sz w:val="24"/>
          <w:szCs w:val="24"/>
          <w:lang w:val="pt-BR"/>
        </w:rPr>
        <w:t xml:space="preserve">seguros são questões que precisam ser abordadas. Instituições públicas têm a responsabilidade de garantir o acesso e a produção de conhecimento para todos, promovendo a inclusão e a valorização de todas as vozes que ajudaram a moldar o campo da computação.</w:t>
      </w:r>
      <w:r>
        <w:rPr>
          <w:lang w:val="pt-BR"/>
        </w:rPr>
      </w:r>
      <w:r>
        <w:rPr>
          <w:lang w:val="pt-BR"/>
        </w:rPr>
      </w:r>
    </w:p>
    <w:p>
      <w:pPr>
        <w:pBdr/>
        <w:shd w:val="nil"/>
        <w:spacing/>
        <w:ind/>
        <w:rPr>
          <w:lang w:val="pt-BR"/>
        </w:rPr>
      </w:pPr>
      <w:r>
        <w:rPr>
          <w:highlight w:val="none"/>
          <w:lang w:val="pt-BR"/>
        </w:rPr>
        <w:br w:type="page" w:clear="all"/>
      </w:r>
      <w:r>
        <w:rPr>
          <w:highlight w:val="none"/>
          <w:lang w:val="pt-BR"/>
        </w:rPr>
      </w:r>
    </w:p>
    <w:p>
      <w:pPr>
        <w:pStyle w:val="871"/>
        <w:pBdr/>
        <w:spacing w:line="360" w:lineRule="auto"/>
        <w:ind w:firstLine="708"/>
        <w:jc w:val="center"/>
        <w:rPr>
          <w:highlight w:val="none"/>
          <w:lang w:val="pt-BR"/>
        </w:rPr>
      </w:pPr>
      <w:r>
        <w:rPr>
          <w:lang w:val="pt-BR"/>
        </w:rPr>
      </w:r>
      <w:r/>
      <w:bookmarkStart w:id="876" w:name="_Toc24"/>
      <w:r>
        <w:rPr>
          <w:rFonts w:ascii="Times New Roman" w:hAnsi="Times New Roman" w:eastAsia="Times New Roman" w:cs="Times New Roman"/>
          <w:b/>
          <w:bCs/>
          <w:sz w:val="24"/>
          <w:szCs w:val="24"/>
          <w:lang w:val="pt-BR"/>
        </w:rPr>
        <w:t xml:space="preserve">REFERÊNCIAS BIBLIOGRÁFICAS</w:t>
      </w:r>
      <w:bookmarkEnd w:id="876"/>
      <w:r>
        <w:rPr>
          <w:lang w:val="pt-BR"/>
        </w:rPr>
      </w:r>
      <w:r/>
    </w:p>
    <w:p>
      <w:pPr>
        <w:pBdr>
          <w:top w:val="none" w:color="000000" w:sz="4" w:space="0"/>
          <w:left w:val="none" w:color="000000" w:sz="4" w:space="0"/>
          <w:bottom w:val="none" w:color="000000" w:sz="4" w:space="0"/>
          <w:right w:val="none" w:color="000000" w:sz="4" w:space="0"/>
        </w:pBdr>
        <w:spacing w:line="360" w:lineRule="auto"/>
        <w:ind/>
        <w:jc w:val="both"/>
        <w:rPr>
          <w:rFonts w:ascii="Times New Roman" w:hAnsi="Times New Roman" w:eastAsia="Times New Roman" w:cs="Times New Roman"/>
          <w:color w:val="000000"/>
          <w:sz w:val="24"/>
          <w:szCs w:val="24"/>
          <w:lang w:val="pt-BR"/>
        </w:rPr>
      </w:pPr>
      <w:r>
        <w:rPr>
          <w:rFonts w:ascii="Times New Roman" w:hAnsi="Times New Roman" w:eastAsia="Times New Roman" w:cs="Times New Roman"/>
          <w:color w:val="000000"/>
          <w:sz w:val="24"/>
          <w:lang w:val="pt-BR"/>
        </w:rPr>
        <w:t xml:space="preserve">BBC News Brasil. </w:t>
      </w:r>
      <w:r>
        <w:rPr>
          <w:rFonts w:ascii="Times New Roman" w:hAnsi="Times New Roman" w:eastAsia="Times New Roman" w:cs="Times New Roman"/>
          <w:b/>
          <w:bCs/>
          <w:color w:val="000000"/>
          <w:sz w:val="24"/>
          <w:lang w:val="pt-BR"/>
        </w:rPr>
        <w:t xml:space="preserve">A história desconhecida das 6 matemáticas que programaram 1º supercomputador</w:t>
      </w:r>
      <w:r>
        <w:rPr>
          <w:rFonts w:ascii="Times New Roman" w:hAnsi="Times New Roman" w:eastAsia="Times New Roman" w:cs="Times New Roman"/>
          <w:color w:val="000000"/>
          <w:sz w:val="24"/>
          <w:lang w:val="pt-BR"/>
        </w:rPr>
        <w:t xml:space="preserve">. Disponível em: </w:t>
      </w:r>
      <w:r>
        <w:rPr>
          <w:rFonts w:ascii="Times New Roman" w:hAnsi="Times New Roman" w:eastAsia="Times New Roman" w:cs="Times New Roman"/>
          <w:sz w:val="24"/>
          <w:lang w:val="pt-BR"/>
        </w:rPr>
        <w:t xml:space="preserve">https://www.bbc.com/portuguese/articles/c2q9x9qx2geo</w:t>
      </w:r>
      <w:r>
        <w:rPr>
          <w:rFonts w:ascii="Times New Roman" w:hAnsi="Times New Roman" w:eastAsia="Times New Roman" w:cs="Times New Roman"/>
          <w:color w:val="000000"/>
          <w:sz w:val="24"/>
          <w:lang w:val="pt-BR"/>
        </w:rPr>
        <w:t xml:space="preserve">. Acesso em: 17 maio de 2024a.</w:t>
      </w:r>
      <w:r>
        <w:rPr>
          <w:rFonts w:ascii="Times New Roman" w:hAnsi="Times New Roman" w:cs="Times New Roman"/>
          <w:color w:val="000000"/>
          <w:sz w:val="24"/>
          <w:szCs w:val="24"/>
        </w:rPr>
      </w:r>
    </w:p>
    <w:p>
      <w:pPr>
        <w:pBdr>
          <w:top w:val="none" w:color="000000" w:sz="4" w:space="0"/>
          <w:left w:val="none" w:color="000000" w:sz="4" w:space="0"/>
          <w:bottom w:val="none" w:color="000000" w:sz="4" w:space="0"/>
          <w:right w:val="none" w:color="000000" w:sz="4" w:space="0"/>
        </w:pBdr>
        <w:spacing w:line="360" w:lineRule="auto"/>
        <w:ind/>
        <w:jc w:val="both"/>
        <w:rPr>
          <w:rFonts w:ascii="Times New Roman" w:hAnsi="Times New Roman" w:cs="Times New Roman"/>
          <w:color w:val="000000"/>
          <w:sz w:val="24"/>
          <w:szCs w:val="24"/>
        </w:rPr>
      </w:pPr>
      <w:r>
        <w:rPr>
          <w:rFonts w:ascii="Times New Roman" w:hAnsi="Times New Roman" w:eastAsia="Times New Roman" w:cs="Times New Roman"/>
          <w:color w:val="000000"/>
          <w:sz w:val="24"/>
          <w:lang w:val="pt-BR"/>
        </w:rPr>
      </w:r>
      <w:r>
        <w:rPr>
          <w:rFonts w:ascii="Times New Roman" w:hAnsi="Times New Roman" w:eastAsia="Times New Roman" w:cs="Times New Roman"/>
          <w:color w:val="000000"/>
          <w:sz w:val="24"/>
          <w:lang w:val="pt-BR"/>
        </w:rPr>
        <w:t xml:space="preserve">BBC News Brasil. </w:t>
      </w:r>
      <w:r>
        <w:rPr>
          <w:rFonts w:ascii="Times New Roman" w:hAnsi="Times New Roman" w:eastAsia="Times New Roman" w:cs="Times New Roman"/>
          <w:b/>
          <w:bCs/>
          <w:color w:val="000000"/>
          <w:sz w:val="24"/>
          <w:lang w:val="pt-BR"/>
        </w:rPr>
        <w:t xml:space="preserve">Hedy</w:t>
      </w:r>
      <w:r>
        <w:rPr>
          <w:rFonts w:ascii="Times New Roman" w:hAnsi="Times New Roman" w:eastAsia="Times New Roman" w:cs="Times New Roman"/>
          <w:b/>
          <w:bCs/>
          <w:color w:val="000000"/>
          <w:sz w:val="24"/>
          <w:lang w:val="pt-BR"/>
        </w:rPr>
        <w:t xml:space="preserve"> Lamarr: a história de espionagem e glamour da atriz de Hollywood que inventou a base do Wi-Fi</w:t>
      </w:r>
      <w:r>
        <w:rPr>
          <w:rFonts w:ascii="Times New Roman" w:hAnsi="Times New Roman" w:eastAsia="Times New Roman" w:cs="Times New Roman"/>
          <w:color w:val="000000"/>
          <w:sz w:val="24"/>
          <w:lang w:val="pt-BR"/>
        </w:rPr>
        <w:t xml:space="preserve">. BBC, 05 set. 2020. Disponível em: https://www.bbc.com/portuguese/internacional-54017008. </w:t>
      </w:r>
      <w:r>
        <w:rPr>
          <w:rFonts w:ascii="Times New Roman" w:hAnsi="Times New Roman" w:eastAsia="Times New Roman" w:cs="Times New Roman"/>
          <w:color w:val="000000"/>
          <w:sz w:val="24"/>
        </w:rPr>
        <w:t xml:space="preserve">Acesso</w:t>
      </w:r>
      <w:r>
        <w:rPr>
          <w:rFonts w:ascii="Times New Roman" w:hAnsi="Times New Roman" w:eastAsia="Times New Roman" w:cs="Times New Roman"/>
          <w:color w:val="000000"/>
          <w:sz w:val="24"/>
        </w:rPr>
        <w:t xml:space="preserve"> em: 18 jun. 2024b.</w:t>
      </w:r>
      <w:r>
        <w:rPr>
          <w:rFonts w:ascii="Times New Roman" w:hAnsi="Times New Roman" w:cs="Times New Roman"/>
          <w:color w:val="000000"/>
          <w:sz w:val="24"/>
          <w:szCs w:val="24"/>
        </w:rPr>
      </w:r>
      <w:r/>
    </w:p>
    <w:p>
      <w:pPr>
        <w:pBdr>
          <w:top w:val="none" w:color="000000" w:sz="4" w:space="0"/>
          <w:left w:val="none" w:color="000000" w:sz="4" w:space="0"/>
          <w:bottom w:val="none" w:color="000000" w:sz="4" w:space="0"/>
          <w:right w:val="none" w:color="000000" w:sz="4" w:space="0"/>
        </w:pBdr>
        <w:spacing w:line="360" w:lineRule="auto"/>
        <w:ind/>
        <w:jc w:val="both"/>
        <w:rPr>
          <w:rFonts w:ascii="Times New Roman" w:hAnsi="Times New Roman" w:eastAsia="Times New Roman" w:cs="Times New Roman"/>
          <w:color w:val="000000"/>
          <w:sz w:val="24"/>
          <w:szCs w:val="24"/>
          <w:lang w:val="pt-BR"/>
        </w:rPr>
      </w:pPr>
      <w:r>
        <w:rPr>
          <w:rFonts w:ascii="Times New Roman" w:hAnsi="Times New Roman" w:eastAsia="Times New Roman" w:cs="Times New Roman"/>
          <w:color w:val="000000"/>
          <w:sz w:val="24"/>
        </w:rPr>
        <w:t xml:space="preserve">BELLIS, Mary. </w:t>
      </w:r>
      <w:r>
        <w:rPr>
          <w:rFonts w:ascii="Times New Roman" w:hAnsi="Times New Roman" w:eastAsia="Times New Roman" w:cs="Times New Roman"/>
          <w:b/>
          <w:bCs/>
          <w:color w:val="000000"/>
          <w:sz w:val="24"/>
        </w:rPr>
        <w:t xml:space="preserve">Who Invented the Mark I Computer?</w:t>
      </w:r>
      <w:r>
        <w:rPr>
          <w:rFonts w:ascii="Times New Roman" w:hAnsi="Times New Roman" w:eastAsia="Times New Roman" w:cs="Times New Roman"/>
          <w:color w:val="000000"/>
          <w:sz w:val="24"/>
        </w:rPr>
        <w:t xml:space="preserve"> </w:t>
      </w:r>
      <w:r>
        <w:rPr>
          <w:rFonts w:ascii="Times New Roman" w:hAnsi="Times New Roman" w:eastAsia="Times New Roman" w:cs="Times New Roman"/>
          <w:color w:val="000000"/>
          <w:sz w:val="24"/>
          <w:lang w:val="pt-BR"/>
        </w:rPr>
        <w:t xml:space="preserve">ThoughtCo</w:t>
      </w:r>
      <w:r>
        <w:rPr>
          <w:rFonts w:ascii="Times New Roman" w:hAnsi="Times New Roman" w:eastAsia="Times New Roman" w:cs="Times New Roman"/>
          <w:color w:val="000000"/>
          <w:sz w:val="24"/>
          <w:lang w:val="pt-BR"/>
        </w:rPr>
        <w:t xml:space="preserve">, </w:t>
      </w:r>
      <w:r>
        <w:rPr>
          <w:rFonts w:ascii="Times New Roman" w:hAnsi="Times New Roman" w:eastAsia="Times New Roman" w:cs="Times New Roman"/>
          <w:color w:val="000000"/>
          <w:sz w:val="24"/>
          <w:lang w:val="pt-BR"/>
        </w:rPr>
        <w:t xml:space="preserve">Aug</w:t>
      </w:r>
      <w:r>
        <w:rPr>
          <w:rFonts w:ascii="Times New Roman" w:hAnsi="Times New Roman" w:eastAsia="Times New Roman" w:cs="Times New Roman"/>
          <w:color w:val="000000"/>
          <w:sz w:val="24"/>
          <w:lang w:val="pt-BR"/>
        </w:rPr>
        <w:t xml:space="preserve">. 29, 2020. Disponível em: </w:t>
      </w:r>
      <w:r>
        <w:rPr>
          <w:rFonts w:ascii="Times New Roman" w:hAnsi="Times New Roman" w:eastAsia="Times New Roman" w:cs="Times New Roman"/>
          <w:sz w:val="24"/>
          <w:lang w:val="pt-BR"/>
        </w:rPr>
        <w:t xml:space="preserve">https://www.thoughtco.com/howard-aiken-and-grace-hopper-4078389</w:t>
      </w:r>
      <w:r>
        <w:rPr>
          <w:rFonts w:ascii="Times New Roman" w:hAnsi="Times New Roman" w:eastAsia="Times New Roman" w:cs="Times New Roman"/>
          <w:color w:val="000000"/>
          <w:sz w:val="24"/>
          <w:lang w:val="pt-BR"/>
        </w:rPr>
        <w:t xml:space="preserve">. Acesso em: 18 mai. de 2024.</w:t>
      </w:r>
      <w:r>
        <w:rPr>
          <w:rFonts w:ascii="Times New Roman" w:hAnsi="Times New Roman" w:cs="Times New Roman"/>
          <w:color w:val="000000"/>
          <w:sz w:val="24"/>
          <w:szCs w:val="24"/>
        </w:rPr>
      </w:r>
    </w:p>
    <w:p>
      <w:pPr>
        <w:pBdr>
          <w:top w:val="none" w:color="000000" w:sz="4" w:space="0"/>
          <w:left w:val="none" w:color="000000" w:sz="4" w:space="0"/>
          <w:bottom w:val="none" w:color="000000" w:sz="4" w:space="0"/>
          <w:right w:val="none" w:color="000000" w:sz="4" w:space="0"/>
        </w:pBdr>
        <w:spacing w:line="360" w:lineRule="auto"/>
        <w:ind/>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rPr>
        <w:t xml:space="preserve">BROMLEY, G. Allan. </w:t>
      </w:r>
      <w:r>
        <w:rPr>
          <w:rFonts w:ascii="Times New Roman" w:hAnsi="Times New Roman" w:eastAsia="Times New Roman" w:cs="Times New Roman"/>
          <w:b/>
          <w:bCs/>
          <w:color w:val="000000"/>
          <w:sz w:val="24"/>
        </w:rPr>
        <w:t xml:space="preserve">Charles Babbage’s Analytical Engine</w:t>
      </w:r>
      <w:r>
        <w:rPr>
          <w:rFonts w:ascii="Times New Roman" w:hAnsi="Times New Roman" w:eastAsia="Times New Roman" w:cs="Times New Roman"/>
          <w:color w:val="000000"/>
          <w:sz w:val="24"/>
        </w:rPr>
        <w:t xml:space="preserve">, 1838. IEEE Annals of the History of Computing, Vol. 20, No.4, 1998. </w:t>
      </w:r>
      <w:r>
        <w:rPr>
          <w:rFonts w:ascii="Times New Roman" w:hAnsi="Times New Roman" w:eastAsia="Times New Roman" w:cs="Times New Roman"/>
          <w:color w:val="000000"/>
          <w:sz w:val="24"/>
        </w:rPr>
        <w:t xml:space="preserve">Acesso</w:t>
      </w:r>
      <w:r>
        <w:rPr>
          <w:rFonts w:ascii="Times New Roman" w:hAnsi="Times New Roman" w:eastAsia="Times New Roman" w:cs="Times New Roman"/>
          <w:color w:val="000000"/>
          <w:sz w:val="24"/>
        </w:rPr>
        <w:t xml:space="preserve"> em: 18 </w:t>
      </w:r>
      <w:r>
        <w:rPr>
          <w:rFonts w:ascii="Times New Roman" w:hAnsi="Times New Roman" w:eastAsia="Times New Roman" w:cs="Times New Roman"/>
          <w:color w:val="000000"/>
          <w:sz w:val="24"/>
        </w:rPr>
        <w:t xml:space="preserve">mai</w:t>
      </w:r>
      <w:r>
        <w:rPr>
          <w:rFonts w:ascii="Times New Roman" w:hAnsi="Times New Roman" w:eastAsia="Times New Roman" w:cs="Times New Roman"/>
          <w:color w:val="000000"/>
          <w:sz w:val="24"/>
        </w:rPr>
        <w:t xml:space="preserve">. de 2024.</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Bdr>
          <w:top w:val="none" w:color="000000" w:sz="4" w:space="0"/>
          <w:left w:val="none" w:color="000000" w:sz="4" w:space="0"/>
          <w:bottom w:val="none" w:color="000000" w:sz="4" w:space="0"/>
          <w:right w:val="none" w:color="000000" w:sz="4" w:space="0"/>
        </w:pBdr>
        <w:spacing w:line="360" w:lineRule="auto"/>
        <w:ind/>
        <w:jc w:val="both"/>
        <w:rPr>
          <w:rFonts w:ascii="Times New Roman" w:hAnsi="Times New Roman" w:eastAsia="Times New Roman" w:cs="Times New Roman"/>
          <w:color w:val="000000"/>
          <w:sz w:val="24"/>
          <w:szCs w:val="24"/>
          <w:lang w:val="pt-BR"/>
        </w:rPr>
      </w:pPr>
      <w:r>
        <w:rPr>
          <w:rFonts w:ascii="Times New Roman" w:hAnsi="Times New Roman" w:eastAsia="Times New Roman" w:cs="Times New Roman"/>
          <w:color w:val="000000"/>
          <w:sz w:val="24"/>
        </w:rPr>
        <w:t xml:space="preserve">CBS News. </w:t>
      </w:r>
      <w:r>
        <w:rPr>
          <w:rFonts w:ascii="Times New Roman" w:hAnsi="Times New Roman" w:eastAsia="Times New Roman" w:cs="Times New Roman"/>
          <w:b/>
          <w:bCs/>
          <w:color w:val="000000"/>
          <w:sz w:val="24"/>
        </w:rPr>
        <w:t xml:space="preserve">White House honors Margaret Hamilton, Grace Hopper with Medal of Freedom</w:t>
      </w:r>
      <w:r>
        <w:rPr>
          <w:rFonts w:ascii="Times New Roman" w:hAnsi="Times New Roman" w:eastAsia="Times New Roman" w:cs="Times New Roman"/>
          <w:color w:val="000000"/>
          <w:sz w:val="24"/>
        </w:rPr>
        <w:t xml:space="preserve">. </w:t>
      </w:r>
      <w:r>
        <w:rPr>
          <w:rFonts w:ascii="Times New Roman" w:hAnsi="Times New Roman" w:eastAsia="Times New Roman" w:cs="Times New Roman"/>
          <w:color w:val="000000"/>
          <w:sz w:val="24"/>
          <w:lang w:val="pt-BR"/>
        </w:rPr>
        <w:t xml:space="preserve">Disponível em: https://www.cbsnews.com/news/white-house-medal-of-freedom-margaret-hamilton-grace-hopper/. Acesso em: 22 jul. 2024.</w:t>
      </w:r>
      <w:r>
        <w:rPr>
          <w:rFonts w:ascii="Times New Roman" w:hAnsi="Times New Roman" w:eastAsia="Times New Roman" w:cs="Times New Roman"/>
          <w:color w:val="000000"/>
          <w:sz w:val="24"/>
          <w:szCs w:val="24"/>
          <w:lang w:val="pt-BR"/>
        </w:rPr>
      </w:r>
      <w:r>
        <w:rPr>
          <w:rFonts w:ascii="Times New Roman" w:hAnsi="Times New Roman" w:eastAsia="Times New Roman" w:cs="Times New Roman"/>
          <w:color w:val="000000"/>
          <w:sz w:val="24"/>
          <w:szCs w:val="24"/>
          <w:lang w:val="pt-BR"/>
        </w:rPr>
      </w:r>
    </w:p>
    <w:p>
      <w:pPr>
        <w:pBdr>
          <w:top w:val="none" w:color="000000" w:sz="4" w:space="0"/>
          <w:left w:val="none" w:color="000000" w:sz="4" w:space="0"/>
          <w:bottom w:val="none" w:color="000000" w:sz="4" w:space="0"/>
          <w:right w:val="none" w:color="000000" w:sz="4" w:space="0"/>
        </w:pBdr>
        <w:spacing w:line="360" w:lineRule="auto"/>
        <w:ind/>
        <w:jc w:val="both"/>
        <w:rPr>
          <w:rFonts w:ascii="Times New Roman" w:hAnsi="Times New Roman" w:eastAsia="Times New Roman" w:cs="Times New Roman"/>
          <w:color w:val="000000"/>
          <w:sz w:val="24"/>
          <w:szCs w:val="24"/>
          <w:lang w:val="pt-BR"/>
        </w:rPr>
      </w:pPr>
      <w:r>
        <w:rPr>
          <w:rFonts w:ascii="Times New Roman" w:hAnsi="Times New Roman" w:eastAsia="Times New Roman" w:cs="Times New Roman"/>
          <w:color w:val="000000"/>
          <w:sz w:val="24"/>
          <w:lang w:val="pt-BR"/>
        </w:rPr>
        <w:t xml:space="preserve">COMPUTER HISTORY MUSEUM. </w:t>
      </w:r>
      <w:r>
        <w:rPr>
          <w:rFonts w:ascii="Times New Roman" w:hAnsi="Times New Roman" w:eastAsia="Times New Roman" w:cs="Times New Roman"/>
          <w:b/>
          <w:bCs/>
          <w:color w:val="000000"/>
          <w:sz w:val="24"/>
          <w:lang w:val="pt-BR"/>
        </w:rPr>
        <w:t xml:space="preserve">Hopper, Grace oral </w:t>
      </w:r>
      <w:r>
        <w:rPr>
          <w:rFonts w:ascii="Times New Roman" w:hAnsi="Times New Roman" w:eastAsia="Times New Roman" w:cs="Times New Roman"/>
          <w:b/>
          <w:bCs/>
          <w:color w:val="000000"/>
          <w:sz w:val="24"/>
          <w:lang w:val="pt-BR"/>
        </w:rPr>
        <w:t xml:space="preserve">history</w:t>
      </w:r>
      <w:r>
        <w:rPr>
          <w:rFonts w:ascii="Times New Roman" w:hAnsi="Times New Roman" w:eastAsia="Times New Roman" w:cs="Times New Roman"/>
          <w:color w:val="000000"/>
          <w:sz w:val="24"/>
          <w:lang w:val="pt-BR"/>
        </w:rPr>
        <w:t xml:space="preserve">. Disponível em: https://www.computerhistory.org/collections/catalog/102702026. Acesso em: 22 jul. 2024.</w:t>
      </w:r>
      <w:r>
        <w:rPr>
          <w:rFonts w:ascii="Times New Roman" w:hAnsi="Times New Roman" w:eastAsia="Times New Roman" w:cs="Times New Roman"/>
          <w:color w:val="000000"/>
          <w:sz w:val="24"/>
          <w:szCs w:val="24"/>
          <w:lang w:val="pt-BR"/>
        </w:rPr>
      </w:r>
      <w:r>
        <w:rPr>
          <w:rFonts w:ascii="Times New Roman" w:hAnsi="Times New Roman" w:eastAsia="Times New Roman" w:cs="Times New Roman"/>
          <w:color w:val="000000"/>
          <w:sz w:val="24"/>
          <w:szCs w:val="24"/>
          <w:lang w:val="pt-BR"/>
        </w:rPr>
      </w:r>
    </w:p>
    <w:p>
      <w:pPr>
        <w:pBdr>
          <w:top w:val="none" w:color="000000" w:sz="4" w:space="0"/>
          <w:left w:val="none" w:color="000000" w:sz="4" w:space="0"/>
          <w:bottom w:val="none" w:color="000000" w:sz="4" w:space="0"/>
          <w:right w:val="none" w:color="000000" w:sz="4" w:space="0"/>
        </w:pBdr>
        <w:spacing w:line="360" w:lineRule="auto"/>
        <w:ind/>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rPr>
        <w:t xml:space="preserve">COMPUTER HISTORY MUSEUM. </w:t>
      </w:r>
      <w:r>
        <w:rPr>
          <w:rFonts w:ascii="Times New Roman" w:hAnsi="Times New Roman" w:eastAsia="Times New Roman" w:cs="Times New Roman"/>
          <w:b/>
          <w:bCs/>
          <w:color w:val="000000"/>
          <w:sz w:val="24"/>
        </w:rPr>
        <w:t xml:space="preserve">Jean Sammet</w:t>
      </w:r>
      <w:r>
        <w:rPr>
          <w:rFonts w:ascii="Times New Roman" w:hAnsi="Times New Roman" w:eastAsia="Times New Roman" w:cs="Times New Roman"/>
          <w:color w:val="000000"/>
          <w:sz w:val="24"/>
        </w:rPr>
        <w:t xml:space="preserve">. </w:t>
      </w:r>
      <w:r>
        <w:rPr>
          <w:rFonts w:ascii="Times New Roman" w:hAnsi="Times New Roman" w:eastAsia="Times New Roman" w:cs="Times New Roman"/>
          <w:color w:val="000000"/>
          <w:sz w:val="24"/>
          <w:lang w:val="pt-BR"/>
        </w:rPr>
        <w:t xml:space="preserve">Disponível em: https://computerhistory.org/profile/jean-sammet/. </w:t>
      </w:r>
      <w:r>
        <w:rPr>
          <w:rFonts w:ascii="Times New Roman" w:hAnsi="Times New Roman" w:eastAsia="Times New Roman" w:cs="Times New Roman"/>
          <w:color w:val="000000"/>
          <w:sz w:val="24"/>
        </w:rPr>
        <w:t xml:space="preserve">Acesso</w:t>
      </w:r>
      <w:r>
        <w:rPr>
          <w:rFonts w:ascii="Times New Roman" w:hAnsi="Times New Roman" w:eastAsia="Times New Roman" w:cs="Times New Roman"/>
          <w:color w:val="000000"/>
          <w:sz w:val="24"/>
        </w:rPr>
        <w:t xml:space="preserve"> em: 22 </w:t>
      </w:r>
      <w:r>
        <w:rPr>
          <w:rFonts w:ascii="Times New Roman" w:hAnsi="Times New Roman" w:eastAsia="Times New Roman" w:cs="Times New Roman"/>
          <w:color w:val="000000"/>
          <w:sz w:val="24"/>
        </w:rPr>
        <w:t xml:space="preserve">jul.</w:t>
      </w:r>
      <w:r>
        <w:rPr>
          <w:rFonts w:ascii="Times New Roman" w:hAnsi="Times New Roman" w:eastAsia="Times New Roman" w:cs="Times New Roman"/>
          <w:color w:val="000000"/>
          <w:sz w:val="24"/>
        </w:rPr>
        <w:t xml:space="preserve"> 2024b.</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Bdr>
          <w:top w:val="none" w:color="000000" w:sz="4" w:space="0"/>
          <w:left w:val="none" w:color="000000" w:sz="4" w:space="0"/>
          <w:bottom w:val="none" w:color="000000" w:sz="4" w:space="0"/>
          <w:right w:val="none" w:color="000000" w:sz="4" w:space="0"/>
        </w:pBdr>
        <w:spacing w:line="360" w:lineRule="auto"/>
        <w:ind/>
        <w:jc w:val="both"/>
        <w:rPr>
          <w:rFonts w:ascii="Times New Roman" w:hAnsi="Times New Roman" w:eastAsia="Times New Roman" w:cs="Times New Roman"/>
          <w:color w:val="000000"/>
          <w:sz w:val="24"/>
          <w:szCs w:val="24"/>
          <w:lang w:val="pt-BR"/>
        </w:rPr>
      </w:pPr>
      <w:r>
        <w:rPr>
          <w:rFonts w:ascii="Times New Roman" w:hAnsi="Times New Roman" w:eastAsia="Times New Roman" w:cs="Times New Roman"/>
          <w:color w:val="000000"/>
          <w:sz w:val="24"/>
        </w:rPr>
        <w:t xml:space="preserve">Engineering and Technology History Wiki. </w:t>
      </w:r>
      <w:r>
        <w:rPr>
          <w:rFonts w:ascii="Times New Roman" w:hAnsi="Times New Roman" w:eastAsia="Times New Roman" w:cs="Times New Roman"/>
          <w:b/>
          <w:bCs/>
          <w:color w:val="000000"/>
          <w:sz w:val="24"/>
        </w:rPr>
        <w:t xml:space="preserve">Betty Holberton</w:t>
      </w:r>
      <w:r>
        <w:rPr>
          <w:rFonts w:ascii="Times New Roman" w:hAnsi="Times New Roman" w:eastAsia="Times New Roman" w:cs="Times New Roman"/>
          <w:color w:val="000000"/>
          <w:sz w:val="24"/>
        </w:rPr>
        <w:t xml:space="preserve">. </w:t>
      </w:r>
      <w:r>
        <w:rPr>
          <w:rFonts w:ascii="Times New Roman" w:hAnsi="Times New Roman" w:eastAsia="Times New Roman" w:cs="Times New Roman"/>
          <w:color w:val="000000"/>
          <w:sz w:val="24"/>
          <w:lang w:val="pt-BR"/>
        </w:rPr>
        <w:t xml:space="preserve">Disponível em: https://ethw.org/Betty_Holberton. Acesso em: 22 jul. 2024.</w:t>
      </w:r>
      <w:r>
        <w:rPr>
          <w:rFonts w:ascii="Times New Roman" w:hAnsi="Times New Roman" w:eastAsia="Times New Roman" w:cs="Times New Roman"/>
          <w:color w:val="000000"/>
          <w:sz w:val="24"/>
          <w:szCs w:val="24"/>
          <w:lang w:val="pt-BR"/>
        </w:rPr>
      </w:r>
      <w:r>
        <w:rPr>
          <w:rFonts w:ascii="Times New Roman" w:hAnsi="Times New Roman" w:eastAsia="Times New Roman" w:cs="Times New Roman"/>
          <w:color w:val="000000"/>
          <w:sz w:val="24"/>
          <w:szCs w:val="24"/>
          <w:lang w:val="pt-BR"/>
        </w:rPr>
      </w:r>
    </w:p>
    <w:p>
      <w:pPr>
        <w:pBdr>
          <w:top w:val="none" w:color="000000" w:sz="4" w:space="0"/>
          <w:left w:val="none" w:color="000000" w:sz="4" w:space="0"/>
          <w:bottom w:val="none" w:color="000000" w:sz="4" w:space="0"/>
          <w:right w:val="none" w:color="000000" w:sz="4" w:space="0"/>
        </w:pBdr>
        <w:spacing w:line="360" w:lineRule="auto"/>
        <w:ind/>
        <w:jc w:val="both"/>
        <w:rPr>
          <w:rFonts w:ascii="Times New Roman" w:hAnsi="Times New Roman" w:eastAsia="Times New Roman" w:cs="Times New Roman"/>
          <w:color w:val="000000"/>
          <w:sz w:val="24"/>
          <w:szCs w:val="24"/>
          <w:lang w:val="pt-BR"/>
        </w:rPr>
      </w:pPr>
      <w:r>
        <w:rPr>
          <w:rFonts w:ascii="Times New Roman" w:hAnsi="Times New Roman" w:eastAsia="Times New Roman" w:cs="Times New Roman"/>
          <w:color w:val="000000"/>
          <w:sz w:val="24"/>
          <w:lang w:val="pt-BR"/>
        </w:rPr>
        <w:t xml:space="preserve">ENIGMA - Encontro de Grupos de Pesquisa em Computação. </w:t>
      </w:r>
      <w:r>
        <w:rPr>
          <w:rFonts w:ascii="Times New Roman" w:hAnsi="Times New Roman" w:eastAsia="Times New Roman" w:cs="Times New Roman"/>
          <w:b/>
          <w:bCs/>
          <w:color w:val="000000"/>
          <w:sz w:val="24"/>
          <w:lang w:val="pt-BR"/>
        </w:rPr>
        <w:t xml:space="preserve">Katie </w:t>
      </w:r>
      <w:r>
        <w:rPr>
          <w:rFonts w:ascii="Times New Roman" w:hAnsi="Times New Roman" w:eastAsia="Times New Roman" w:cs="Times New Roman"/>
          <w:b/>
          <w:bCs/>
          <w:color w:val="000000"/>
          <w:sz w:val="24"/>
          <w:lang w:val="pt-BR"/>
        </w:rPr>
        <w:t xml:space="preserve">Bouman</w:t>
      </w:r>
      <w:r>
        <w:rPr>
          <w:rFonts w:ascii="Times New Roman" w:hAnsi="Times New Roman" w:eastAsia="Times New Roman" w:cs="Times New Roman"/>
          <w:color w:val="000000"/>
          <w:sz w:val="24"/>
          <w:lang w:val="pt-BR"/>
        </w:rPr>
        <w:t xml:space="preserve">. Disponível em: https://www.ufrgs.br/enigma/katie-bouman/. Acesso em: 23 jul. 2024.</w:t>
      </w:r>
      <w:r>
        <w:rPr>
          <w:rFonts w:ascii="Times New Roman" w:hAnsi="Times New Roman" w:eastAsia="Times New Roman" w:cs="Times New Roman"/>
          <w:color w:val="000000"/>
          <w:sz w:val="24"/>
          <w:szCs w:val="24"/>
          <w:lang w:val="pt-BR"/>
        </w:rPr>
      </w:r>
      <w:r>
        <w:rPr>
          <w:rFonts w:ascii="Times New Roman" w:hAnsi="Times New Roman" w:eastAsia="Times New Roman" w:cs="Times New Roman"/>
          <w:color w:val="000000"/>
          <w:sz w:val="24"/>
          <w:szCs w:val="24"/>
          <w:lang w:val="pt-BR"/>
        </w:rPr>
      </w:r>
    </w:p>
    <w:p>
      <w:pPr>
        <w:pBdr>
          <w:top w:val="none" w:color="000000" w:sz="4" w:space="0"/>
          <w:left w:val="none" w:color="000000" w:sz="4" w:space="0"/>
          <w:bottom w:val="none" w:color="000000" w:sz="4" w:space="0"/>
          <w:right w:val="none" w:color="000000" w:sz="4" w:space="0"/>
        </w:pBdr>
        <w:spacing w:line="360" w:lineRule="auto"/>
        <w:ind/>
        <w:jc w:val="both"/>
        <w:rPr>
          <w:lang w:val="pt-BR"/>
          <w:rPrChange w:id="19" w:author="Lucio Pereira Neves" w:date="2024-08-01T16:31:00Z">
            <w:rPr/>
          </w:rPrChange>
        </w:rPr>
      </w:pPr>
      <w:r>
        <w:rPr>
          <w:rFonts w:ascii="Times New Roman" w:hAnsi="Times New Roman" w:eastAsia="Times New Roman" w:cs="Times New Roman"/>
          <w:color w:val="000000"/>
          <w:sz w:val="24"/>
          <w:lang w:val="pt-BR"/>
        </w:rPr>
        <w:t xml:space="preserve">FAPESP. </w:t>
      </w:r>
      <w:r>
        <w:rPr>
          <w:rFonts w:ascii="Times New Roman" w:hAnsi="Times New Roman" w:eastAsia="Times New Roman" w:cs="Times New Roman"/>
          <w:b/>
          <w:bCs/>
          <w:color w:val="000000"/>
          <w:sz w:val="24"/>
          <w:lang w:val="pt-BR"/>
        </w:rPr>
        <w:t xml:space="preserve">Claudia Maria </w:t>
      </w:r>
      <w:r>
        <w:rPr>
          <w:rFonts w:ascii="Times New Roman" w:hAnsi="Times New Roman" w:eastAsia="Times New Roman" w:cs="Times New Roman"/>
          <w:b/>
          <w:bCs/>
          <w:color w:val="000000"/>
          <w:sz w:val="24"/>
          <w:lang w:val="pt-BR"/>
        </w:rPr>
        <w:t xml:space="preserve">Bauzer</w:t>
      </w:r>
      <w:r>
        <w:rPr>
          <w:rFonts w:ascii="Times New Roman" w:hAnsi="Times New Roman" w:eastAsia="Times New Roman" w:cs="Times New Roman"/>
          <w:b/>
          <w:bCs/>
          <w:color w:val="000000"/>
          <w:sz w:val="24"/>
          <w:lang w:val="pt-BR"/>
        </w:rPr>
        <w:t xml:space="preserve"> Medeiros – Biblioteca Virtual da Fapesp</w:t>
      </w:r>
      <w:r>
        <w:rPr>
          <w:rFonts w:ascii="Times New Roman" w:hAnsi="Times New Roman" w:eastAsia="Times New Roman" w:cs="Times New Roman"/>
          <w:color w:val="000000"/>
          <w:sz w:val="24"/>
          <w:lang w:val="pt-BR"/>
        </w:rPr>
        <w:t xml:space="preserve">. Disponível em: </w:t>
      </w:r>
      <w:r>
        <w:rPr>
          <w:rFonts w:ascii="Times New Roman" w:hAnsi="Times New Roman" w:eastAsia="Times New Roman" w:cs="Times New Roman"/>
          <w:sz w:val="24"/>
          <w:lang w:val="pt-BR"/>
        </w:rPr>
        <w:t xml:space="preserve">https://bv.fapesp.br/pt/pesquisador/2091/claudia-maria-bauzer-medeiros/.</w:t>
      </w:r>
      <w:r>
        <w:rPr>
          <w:rFonts w:ascii="Times New Roman" w:hAnsi="Times New Roman" w:eastAsia="Times New Roman" w:cs="Times New Roman"/>
          <w:color w:val="000000"/>
          <w:sz w:val="24"/>
          <w:lang w:val="pt-BR"/>
        </w:rPr>
        <w:t xml:space="preserve"> Acesso em: 2 jun. de 2024.</w:t>
      </w:r>
      <w:r>
        <w:rPr>
          <w:lang w:val="pt-BR"/>
          <w:rPrChange w:id="20" w:author="Lucio Pereira Neves" w:date="2024-08-01T16:31:00Z">
            <w:rPr/>
          </w:rPrChange>
        </w:rPr>
      </w:r>
      <w:r>
        <w:rPr>
          <w:lang w:val="pt-BR"/>
          <w:rPrChange w:id="21" w:author="Lucio Pereira Neves" w:date="2024-08-01T16:31:00Z">
            <w:rPr/>
          </w:rPrChange>
        </w:rPr>
      </w:r>
    </w:p>
    <w:p>
      <w:pPr>
        <w:pBdr>
          <w:top w:val="none" w:color="000000" w:sz="4" w:space="0"/>
          <w:left w:val="none" w:color="000000" w:sz="4" w:space="0"/>
          <w:bottom w:val="none" w:color="000000" w:sz="4" w:space="0"/>
          <w:right w:val="none" w:color="000000" w:sz="4" w:space="0"/>
        </w:pBdr>
        <w:spacing w:line="360" w:lineRule="auto"/>
        <w:ind/>
        <w:jc w:val="both"/>
        <w:rPr>
          <w:rFonts w:ascii="Times New Roman" w:hAnsi="Times New Roman" w:eastAsia="Times New Roman" w:cs="Times New Roman"/>
          <w:sz w:val="24"/>
          <w:szCs w:val="24"/>
          <w:lang w:val="pt-BR"/>
        </w:rPr>
      </w:pPr>
      <w:r>
        <w:rPr>
          <w:rFonts w:ascii="Times New Roman" w:hAnsi="Times New Roman" w:eastAsia="Times New Roman" w:cs="Times New Roman"/>
          <w:color w:val="000000"/>
          <w:sz w:val="24"/>
        </w:rPr>
        <w:t xml:space="preserve">GILLINGS, Richard J. </w:t>
      </w:r>
      <w:r>
        <w:rPr>
          <w:rFonts w:ascii="Times New Roman" w:hAnsi="Times New Roman" w:eastAsia="Times New Roman" w:cs="Times New Roman"/>
          <w:b/>
          <w:bCs/>
          <w:color w:val="000000"/>
          <w:sz w:val="24"/>
        </w:rPr>
        <w:t xml:space="preserve">Mathematics in the Time of the Pharaohs</w:t>
      </w:r>
      <w:r>
        <w:rPr>
          <w:rFonts w:ascii="Times New Roman" w:hAnsi="Times New Roman" w:eastAsia="Times New Roman" w:cs="Times New Roman"/>
          <w:color w:val="000000"/>
          <w:sz w:val="24"/>
        </w:rPr>
        <w:t xml:space="preserve">. </w:t>
      </w:r>
      <w:r>
        <w:rPr>
          <w:rFonts w:ascii="Times New Roman" w:hAnsi="Times New Roman" w:eastAsia="Times New Roman" w:cs="Times New Roman"/>
          <w:color w:val="000000"/>
          <w:sz w:val="24"/>
          <w:lang w:val="pt-BR"/>
        </w:rPr>
        <w:t xml:space="preserve">Dover </w:t>
      </w:r>
      <w:r>
        <w:rPr>
          <w:rFonts w:ascii="Times New Roman" w:hAnsi="Times New Roman" w:eastAsia="Times New Roman" w:cs="Times New Roman"/>
          <w:color w:val="000000"/>
          <w:sz w:val="24"/>
          <w:lang w:val="pt-BR"/>
        </w:rPr>
        <w:t xml:space="preserve">Publications</w:t>
      </w:r>
      <w:r>
        <w:rPr>
          <w:rFonts w:ascii="Times New Roman" w:hAnsi="Times New Roman" w:eastAsia="Times New Roman" w:cs="Times New Roman"/>
          <w:color w:val="000000"/>
          <w:sz w:val="24"/>
          <w:lang w:val="pt-BR"/>
        </w:rPr>
        <w:t xml:space="preserve">, 1982. Acesso em: 26 mai. de 2024.</w:t>
      </w: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r>
    </w:p>
    <w:p>
      <w:pPr>
        <w:pBdr>
          <w:top w:val="none" w:color="000000" w:sz="4" w:space="0"/>
          <w:left w:val="none" w:color="000000" w:sz="4" w:space="0"/>
          <w:bottom w:val="none" w:color="000000" w:sz="4" w:space="0"/>
          <w:right w:val="none" w:color="000000" w:sz="4" w:space="0"/>
        </w:pBdr>
        <w:spacing w:line="360" w:lineRule="auto"/>
        <w:ind/>
        <w:jc w:val="both"/>
        <w:rPr>
          <w:lang w:val="pt-BR"/>
          <w:rPrChange w:id="22" w:author="Lucio Pereira Neves" w:date="2024-08-01T16:31:00Z">
            <w:rPr/>
          </w:rPrChange>
        </w:rPr>
      </w:pPr>
      <w:r>
        <w:rPr>
          <w:rFonts w:ascii="Times New Roman" w:hAnsi="Times New Roman" w:eastAsia="Times New Roman" w:cs="Times New Roman"/>
          <w:color w:val="000000"/>
          <w:sz w:val="24"/>
        </w:rPr>
        <w:t xml:space="preserve">HEAD, J.; O'LEARY, D. </w:t>
      </w:r>
      <w:r>
        <w:rPr>
          <w:rFonts w:ascii="Times New Roman" w:hAnsi="Times New Roman" w:eastAsia="Times New Roman" w:cs="Times New Roman"/>
          <w:b/>
          <w:bCs/>
          <w:color w:val="000000"/>
          <w:sz w:val="24"/>
        </w:rPr>
        <w:t xml:space="preserve">The legacy of Mary Kenneth Keller, first U.S. Ph.D. in computer science</w:t>
      </w:r>
      <w:r>
        <w:rPr>
          <w:rFonts w:ascii="Times New Roman" w:hAnsi="Times New Roman" w:eastAsia="Times New Roman" w:cs="Times New Roman"/>
          <w:color w:val="000000"/>
          <w:sz w:val="24"/>
        </w:rPr>
        <w:t xml:space="preserve">. IEEE Annals of the History of Computing, v. 45, n. 1, p. 55-63, 2023. </w:t>
      </w:r>
      <w:r>
        <w:rPr>
          <w:rFonts w:ascii="Times New Roman" w:hAnsi="Times New Roman" w:eastAsia="Times New Roman" w:cs="Times New Roman"/>
          <w:color w:val="000000"/>
          <w:sz w:val="24"/>
          <w:lang w:val="pt-BR"/>
        </w:rPr>
        <w:t xml:space="preserve">DOI: 10.1109/MAHC.2022.3231763. Acesso em: 22 jul. de 2024.</w:t>
      </w:r>
      <w:r>
        <w:rPr>
          <w:lang w:val="pt-BR"/>
          <w:rPrChange w:id="23" w:author="Lucio Pereira Neves" w:date="2024-08-01T16:31:00Z">
            <w:rPr/>
          </w:rPrChange>
        </w:rPr>
      </w:r>
      <w:r>
        <w:rPr>
          <w:lang w:val="pt-BR"/>
          <w:rPrChange w:id="24" w:author="Lucio Pereira Neves" w:date="2024-08-01T16:31:00Z">
            <w:rPr/>
          </w:rPrChange>
        </w:rPr>
      </w:r>
    </w:p>
    <w:p>
      <w:pPr>
        <w:pBdr>
          <w:top w:val="none" w:color="000000" w:sz="4" w:space="0"/>
          <w:left w:val="none" w:color="000000" w:sz="4" w:space="0"/>
          <w:bottom w:val="none" w:color="000000" w:sz="4" w:space="0"/>
          <w:right w:val="none" w:color="000000" w:sz="4" w:space="0"/>
        </w:pBdr>
        <w:spacing w:line="360" w:lineRule="auto"/>
        <w:ind/>
        <w:jc w:val="both"/>
        <w:rPr>
          <w:rFonts w:ascii="Times New Roman" w:hAnsi="Times New Roman" w:eastAsia="Times New Roman" w:cs="Times New Roman"/>
          <w:color w:val="000000"/>
          <w:sz w:val="24"/>
          <w:szCs w:val="24"/>
          <w:lang w:val="pt-BR"/>
        </w:rPr>
      </w:pPr>
      <w:r>
        <w:rPr>
          <w:rFonts w:ascii="Times New Roman" w:hAnsi="Times New Roman" w:eastAsia="Times New Roman" w:cs="Times New Roman"/>
          <w:color w:val="000000"/>
          <w:sz w:val="24"/>
          <w:lang w:val="pt-BR"/>
        </w:rPr>
        <w:t xml:space="preserve">IBM. </w:t>
      </w:r>
      <w:r>
        <w:rPr>
          <w:rFonts w:ascii="Times New Roman" w:hAnsi="Times New Roman" w:eastAsia="Times New Roman" w:cs="Times New Roman"/>
          <w:b/>
          <w:bCs/>
          <w:color w:val="000000"/>
          <w:sz w:val="24"/>
          <w:lang w:val="pt-BR"/>
        </w:rPr>
        <w:t xml:space="preserve">Punched</w:t>
      </w:r>
      <w:r>
        <w:rPr>
          <w:rFonts w:ascii="Times New Roman" w:hAnsi="Times New Roman" w:eastAsia="Times New Roman" w:cs="Times New Roman"/>
          <w:b/>
          <w:bCs/>
          <w:color w:val="000000"/>
          <w:sz w:val="24"/>
          <w:lang w:val="pt-BR"/>
        </w:rPr>
        <w:t xml:space="preserve"> Card </w:t>
      </w:r>
      <w:r>
        <w:rPr>
          <w:rFonts w:ascii="Times New Roman" w:hAnsi="Times New Roman" w:eastAsia="Times New Roman" w:cs="Times New Roman"/>
          <w:b/>
          <w:bCs/>
          <w:color w:val="000000"/>
          <w:sz w:val="24"/>
          <w:lang w:val="pt-BR"/>
        </w:rPr>
        <w:t xml:space="preserve">Tabulator</w:t>
      </w:r>
      <w:r>
        <w:rPr>
          <w:rFonts w:ascii="Times New Roman" w:hAnsi="Times New Roman" w:eastAsia="Times New Roman" w:cs="Times New Roman"/>
          <w:color w:val="000000"/>
          <w:sz w:val="24"/>
          <w:lang w:val="pt-BR"/>
        </w:rPr>
        <w:t xml:space="preserve">. Disponível em: </w:t>
      </w:r>
      <w:r>
        <w:rPr>
          <w:rFonts w:ascii="Times New Roman" w:hAnsi="Times New Roman" w:eastAsia="Times New Roman" w:cs="Times New Roman"/>
          <w:sz w:val="24"/>
          <w:lang w:val="pt-BR"/>
        </w:rPr>
        <w:t xml:space="preserve">https://www.ibm.com/history/punched-card-tabulator</w:t>
      </w:r>
      <w:r>
        <w:rPr>
          <w:rFonts w:ascii="Times New Roman" w:hAnsi="Times New Roman" w:eastAsia="Times New Roman" w:cs="Times New Roman"/>
          <w:color w:val="000000"/>
          <w:sz w:val="24"/>
          <w:lang w:val="pt-BR"/>
        </w:rPr>
        <w:t xml:space="preserve">. Acesso em: 26 mai. de 2024.</w:t>
      </w:r>
      <w:r>
        <w:rPr>
          <w:rFonts w:ascii="Times New Roman" w:hAnsi="Times New Roman" w:eastAsia="Times New Roman" w:cs="Times New Roman"/>
          <w:color w:val="000000"/>
          <w:sz w:val="24"/>
          <w:szCs w:val="24"/>
          <w:lang w:val="pt-BR"/>
        </w:rPr>
      </w:r>
      <w:r>
        <w:rPr>
          <w:rFonts w:ascii="Times New Roman" w:hAnsi="Times New Roman" w:eastAsia="Times New Roman" w:cs="Times New Roman"/>
          <w:color w:val="000000"/>
          <w:sz w:val="24"/>
          <w:szCs w:val="24"/>
          <w:lang w:val="pt-BR"/>
        </w:rPr>
      </w:r>
    </w:p>
    <w:p>
      <w:pPr>
        <w:pBdr>
          <w:top w:val="none" w:color="000000" w:sz="4" w:space="0"/>
          <w:left w:val="none" w:color="000000" w:sz="4" w:space="0"/>
          <w:bottom w:val="none" w:color="000000" w:sz="4" w:space="0"/>
          <w:right w:val="none" w:color="000000" w:sz="4" w:space="0"/>
        </w:pBdr>
        <w:spacing w:line="360" w:lineRule="auto"/>
        <w:ind/>
        <w:jc w:val="both"/>
        <w:rPr>
          <w:rFonts w:ascii="Times New Roman" w:hAnsi="Times New Roman" w:eastAsia="Times New Roman" w:cs="Times New Roman"/>
          <w:sz w:val="24"/>
          <w:szCs w:val="24"/>
          <w:lang w:val="pt-BR"/>
        </w:rPr>
      </w:pPr>
      <w:r>
        <w:rPr>
          <w:rFonts w:ascii="Times New Roman" w:hAnsi="Times New Roman" w:eastAsia="Times New Roman" w:cs="Times New Roman"/>
          <w:color w:val="000000"/>
          <w:sz w:val="24"/>
          <w:lang w:val="pt-BR"/>
        </w:rPr>
        <w:t xml:space="preserve">IBM. (s.d.). </w:t>
      </w:r>
      <w:r>
        <w:rPr>
          <w:rFonts w:ascii="Times New Roman" w:hAnsi="Times New Roman" w:eastAsia="Times New Roman" w:cs="Times New Roman"/>
          <w:b/>
          <w:bCs/>
          <w:color w:val="000000"/>
          <w:sz w:val="24"/>
          <w:lang w:val="pt-BR"/>
        </w:rPr>
        <w:t xml:space="preserve">Frances Allen</w:t>
      </w:r>
      <w:r>
        <w:rPr>
          <w:rFonts w:ascii="Times New Roman" w:hAnsi="Times New Roman" w:eastAsia="Times New Roman" w:cs="Times New Roman"/>
          <w:color w:val="000000"/>
          <w:sz w:val="24"/>
          <w:lang w:val="pt-BR"/>
        </w:rPr>
        <w:t xml:space="preserve">. Disponível em: </w:t>
      </w:r>
      <w:r>
        <w:rPr>
          <w:rFonts w:ascii="Times New Roman" w:hAnsi="Times New Roman" w:eastAsia="Times New Roman" w:cs="Times New Roman"/>
          <w:sz w:val="24"/>
          <w:lang w:val="pt-BR"/>
        </w:rPr>
        <w:t xml:space="preserve">https://www.ibm.com/history/frances-allen. Acesso em: 2 jun. de 2024b.</w:t>
      </w: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r>
    </w:p>
    <w:p>
      <w:pPr>
        <w:pBdr>
          <w:top w:val="none" w:color="000000" w:sz="4" w:space="0"/>
          <w:left w:val="none" w:color="000000" w:sz="4" w:space="0"/>
          <w:bottom w:val="none" w:color="000000" w:sz="4" w:space="0"/>
          <w:right w:val="none" w:color="000000" w:sz="4" w:space="0"/>
        </w:pBdr>
        <w:spacing w:line="360" w:lineRule="auto"/>
        <w:ind/>
        <w:jc w:val="both"/>
        <w:rPr>
          <w:rFonts w:ascii="Times New Roman" w:hAnsi="Times New Roman" w:eastAsia="Times New Roman" w:cs="Times New Roman"/>
          <w:color w:val="000000"/>
          <w:sz w:val="24"/>
          <w:szCs w:val="24"/>
          <w:lang w:val="pt-BR"/>
        </w:rPr>
      </w:pPr>
      <w:r>
        <w:rPr>
          <w:rFonts w:ascii="Times New Roman" w:hAnsi="Times New Roman" w:eastAsia="Times New Roman" w:cs="Times New Roman"/>
          <w:sz w:val="24"/>
          <w:lang w:val="pt-BR"/>
        </w:rPr>
        <w:t xml:space="preserve">INBEC. </w:t>
      </w:r>
      <w:r>
        <w:rPr>
          <w:rFonts w:ascii="Times New Roman" w:hAnsi="Times New Roman" w:eastAsia="Times New Roman" w:cs="Times New Roman"/>
          <w:b/>
          <w:bCs/>
          <w:sz w:val="24"/>
          <w:lang w:val="pt-BR"/>
        </w:rPr>
        <w:t xml:space="preserve">Edith Clarke.</w:t>
      </w:r>
      <w:r>
        <w:rPr>
          <w:rFonts w:ascii="Times New Roman" w:hAnsi="Times New Roman" w:eastAsia="Times New Roman" w:cs="Times New Roman"/>
          <w:sz w:val="24"/>
          <w:lang w:val="pt-BR"/>
        </w:rPr>
        <w:t xml:space="preserve"> Disponível em: https://inbec.com.br/blog/edith-clarke-primeira-engenheira-eletricista-professora-engenharia-eletrica-mundo. Acesso em: 9 jun. 2024.</w:t>
      </w:r>
      <w:r>
        <w:rPr>
          <w:rFonts w:ascii="Times New Roman" w:hAnsi="Times New Roman" w:eastAsia="Times New Roman" w:cs="Times New Roman"/>
          <w:color w:val="000000"/>
          <w:sz w:val="24"/>
          <w:szCs w:val="24"/>
          <w:lang w:val="pt-BR"/>
        </w:rPr>
      </w:r>
      <w:r>
        <w:rPr>
          <w:rFonts w:ascii="Times New Roman" w:hAnsi="Times New Roman" w:eastAsia="Times New Roman" w:cs="Times New Roman"/>
          <w:color w:val="000000"/>
          <w:sz w:val="24"/>
          <w:szCs w:val="24"/>
          <w:lang w:val="pt-BR"/>
        </w:rPr>
      </w:r>
    </w:p>
    <w:p>
      <w:pPr>
        <w:pBdr>
          <w:top w:val="none" w:color="000000" w:sz="4" w:space="0"/>
          <w:left w:val="none" w:color="000000" w:sz="4" w:space="0"/>
          <w:bottom w:val="none" w:color="000000" w:sz="4" w:space="0"/>
          <w:right w:val="none" w:color="000000" w:sz="4" w:space="0"/>
        </w:pBdr>
        <w:spacing w:line="360" w:lineRule="auto"/>
        <w:ind/>
        <w:jc w:val="both"/>
        <w:rPr/>
      </w:pPr>
      <w:r>
        <w:rPr>
          <w:rFonts w:ascii="Times New Roman" w:hAnsi="Times New Roman" w:eastAsia="Times New Roman" w:cs="Times New Roman"/>
          <w:color w:val="000000"/>
          <w:sz w:val="24"/>
          <w:lang w:val="pt-BR"/>
        </w:rPr>
        <w:t xml:space="preserve">JORNAL DA USP. </w:t>
      </w:r>
      <w:r>
        <w:rPr>
          <w:rFonts w:ascii="Times New Roman" w:hAnsi="Times New Roman" w:eastAsia="Times New Roman" w:cs="Times New Roman"/>
          <w:b/>
          <w:bCs/>
          <w:color w:val="000000"/>
          <w:sz w:val="24"/>
          <w:lang w:val="pt-BR"/>
        </w:rPr>
        <w:t xml:space="preserve">Por que as mulheres desapareceram dos cursos de computação?</w:t>
      </w:r>
      <w:r>
        <w:rPr>
          <w:rFonts w:ascii="Times New Roman" w:hAnsi="Times New Roman" w:eastAsia="Times New Roman" w:cs="Times New Roman"/>
          <w:color w:val="000000"/>
          <w:sz w:val="24"/>
          <w:lang w:val="pt-BR"/>
        </w:rPr>
        <w:t xml:space="preserve"> Disponível em: https://jornal.usp.br/universidade/por-que-as-mulheres-desapareceram-dos-cursos-de-computacao/. </w:t>
      </w:r>
      <w:r>
        <w:rPr>
          <w:rFonts w:ascii="Times New Roman" w:hAnsi="Times New Roman" w:eastAsia="Times New Roman" w:cs="Times New Roman"/>
          <w:color w:val="000000"/>
          <w:sz w:val="24"/>
        </w:rPr>
        <w:t xml:space="preserve">Acesso</w:t>
      </w:r>
      <w:r>
        <w:rPr>
          <w:rFonts w:ascii="Times New Roman" w:hAnsi="Times New Roman" w:eastAsia="Times New Roman" w:cs="Times New Roman"/>
          <w:color w:val="000000"/>
          <w:sz w:val="24"/>
        </w:rPr>
        <w:t xml:space="preserve"> em: 1 jun. 2024.</w:t>
      </w:r>
      <w:r/>
    </w:p>
    <w:p>
      <w:pPr>
        <w:pBdr>
          <w:top w:val="none" w:color="000000" w:sz="4" w:space="0"/>
          <w:left w:val="none" w:color="000000" w:sz="4" w:space="0"/>
          <w:bottom w:val="none" w:color="000000" w:sz="4" w:space="0"/>
          <w:right w:val="none" w:color="000000" w:sz="4" w:space="0"/>
        </w:pBdr>
        <w:spacing w:line="360" w:lineRule="auto"/>
        <w:ind/>
        <w:jc w:val="both"/>
        <w:rPr>
          <w:rFonts w:ascii="Times New Roman" w:hAnsi="Times New Roman" w:eastAsia="Times New Roman" w:cs="Times New Roman"/>
          <w:color w:val="000000"/>
          <w:sz w:val="24"/>
          <w:szCs w:val="24"/>
          <w:lang w:val="pt-BR"/>
        </w:rPr>
      </w:pPr>
      <w:r>
        <w:rPr>
          <w:rFonts w:ascii="Times New Roman" w:hAnsi="Times New Roman" w:eastAsia="Times New Roman" w:cs="Times New Roman"/>
          <w:color w:val="000000"/>
          <w:sz w:val="24"/>
        </w:rPr>
        <w:t xml:space="preserve">LEMELSON-MIT. </w:t>
      </w:r>
      <w:r>
        <w:rPr>
          <w:rFonts w:ascii="Times New Roman" w:hAnsi="Times New Roman" w:eastAsia="Times New Roman" w:cs="Times New Roman"/>
          <w:b/>
          <w:bCs/>
          <w:color w:val="000000"/>
          <w:sz w:val="24"/>
        </w:rPr>
        <w:t xml:space="preserve">Roberta Williams.</w:t>
      </w:r>
      <w:r>
        <w:rPr>
          <w:rFonts w:ascii="Times New Roman" w:hAnsi="Times New Roman" w:eastAsia="Times New Roman" w:cs="Times New Roman"/>
          <w:color w:val="000000"/>
          <w:sz w:val="24"/>
        </w:rPr>
        <w:t xml:space="preserve"> </w:t>
      </w:r>
      <w:r>
        <w:rPr>
          <w:rFonts w:ascii="Times New Roman" w:hAnsi="Times New Roman" w:eastAsia="Times New Roman" w:cs="Times New Roman"/>
          <w:color w:val="000000"/>
          <w:sz w:val="24"/>
          <w:lang w:val="pt-BR"/>
        </w:rPr>
        <w:t xml:space="preserve">Disponível em: https://lemelson.mit.edu/resources/roberta-williams. Acesso em: 9 jun. 2024.</w:t>
      </w:r>
      <w:r>
        <w:rPr>
          <w:rFonts w:ascii="Times New Roman" w:hAnsi="Times New Roman" w:eastAsia="Times New Roman" w:cs="Times New Roman"/>
          <w:color w:val="000000"/>
          <w:sz w:val="24"/>
          <w:szCs w:val="24"/>
          <w:lang w:val="pt-BR"/>
        </w:rPr>
      </w:r>
      <w:r>
        <w:rPr>
          <w:rFonts w:ascii="Times New Roman" w:hAnsi="Times New Roman" w:eastAsia="Times New Roman" w:cs="Times New Roman"/>
          <w:color w:val="000000"/>
          <w:sz w:val="24"/>
          <w:szCs w:val="24"/>
          <w:lang w:val="pt-BR"/>
        </w:rPr>
      </w:r>
    </w:p>
    <w:p>
      <w:pPr>
        <w:pBdr>
          <w:top w:val="none" w:color="000000" w:sz="4" w:space="0"/>
          <w:left w:val="none" w:color="000000" w:sz="4" w:space="0"/>
          <w:bottom w:val="none" w:color="000000" w:sz="4" w:space="0"/>
          <w:right w:val="none" w:color="000000" w:sz="4" w:space="0"/>
        </w:pBdr>
        <w:spacing w:line="360" w:lineRule="auto"/>
        <w:ind/>
        <w:jc w:val="both"/>
        <w:rPr>
          <w:rFonts w:ascii="Times New Roman" w:hAnsi="Times New Roman" w:eastAsia="Times New Roman" w:cs="Times New Roman"/>
          <w:color w:val="000000"/>
          <w:sz w:val="24"/>
          <w:szCs w:val="24"/>
          <w:lang w:val="pt-BR"/>
        </w:rPr>
      </w:pPr>
      <w:r>
        <w:rPr>
          <w:rFonts w:ascii="Times New Roman" w:hAnsi="Times New Roman" w:eastAsia="Times New Roman" w:cs="Times New Roman"/>
          <w:color w:val="000000"/>
          <w:sz w:val="24"/>
          <w:lang w:val="pt-BR"/>
        </w:rPr>
        <w:t xml:space="preserve">LIMA, </w:t>
      </w:r>
      <w:r>
        <w:rPr>
          <w:rFonts w:ascii="Times New Roman" w:hAnsi="Times New Roman" w:eastAsia="Times New Roman" w:cs="Times New Roman"/>
          <w:color w:val="000000"/>
          <w:sz w:val="24"/>
          <w:lang w:val="pt-BR"/>
        </w:rPr>
        <w:t xml:space="preserve">Alane</w:t>
      </w:r>
      <w:r>
        <w:rPr>
          <w:rFonts w:ascii="Times New Roman" w:hAnsi="Times New Roman" w:eastAsia="Times New Roman" w:cs="Times New Roman"/>
          <w:color w:val="000000"/>
          <w:sz w:val="24"/>
          <w:lang w:val="pt-BR"/>
        </w:rPr>
        <w:t xml:space="preserve"> Maire de. </w:t>
      </w:r>
      <w:r>
        <w:rPr>
          <w:rFonts w:ascii="Times New Roman" w:hAnsi="Times New Roman" w:eastAsia="Times New Roman" w:cs="Times New Roman"/>
          <w:b/>
          <w:bCs/>
          <w:color w:val="000000"/>
          <w:sz w:val="24"/>
          <w:lang w:val="pt-BR"/>
        </w:rPr>
        <w:t xml:space="preserve">Mudando o jogo: a história de Carol Shaw na indústria de jogos eletrônicos. </w:t>
      </w:r>
      <w:r>
        <w:rPr>
          <w:rFonts w:ascii="Times New Roman" w:hAnsi="Times New Roman" w:eastAsia="Times New Roman" w:cs="Times New Roman"/>
          <w:color w:val="000000"/>
          <w:sz w:val="24"/>
          <w:lang w:val="pt-BR"/>
        </w:rPr>
        <w:t xml:space="preserve">Disponível em: </w:t>
      </w:r>
      <w:r>
        <w:rPr>
          <w:rFonts w:ascii="Times New Roman" w:hAnsi="Times New Roman" w:eastAsia="Times New Roman" w:cs="Times New Roman"/>
          <w:sz w:val="24"/>
          <w:lang w:val="pt-BR"/>
        </w:rPr>
        <w:t xml:space="preserve">https://horizontes.sbc.org.br/index.php/2024/03/mudando-o-jogo-a-historia-de-carol-shaw-na-industria-de-jogos-eletronicos/.</w:t>
      </w:r>
      <w:r>
        <w:rPr>
          <w:rFonts w:ascii="Times New Roman" w:hAnsi="Times New Roman" w:eastAsia="Times New Roman" w:cs="Times New Roman"/>
          <w:color w:val="000000"/>
          <w:sz w:val="24"/>
          <w:lang w:val="pt-BR"/>
        </w:rPr>
        <w:t xml:space="preserve"> Acesso em: 2 jun. de 2024.</w:t>
      </w:r>
      <w:r>
        <w:rPr>
          <w:rFonts w:ascii="Times New Roman" w:hAnsi="Times New Roman" w:eastAsia="Times New Roman" w:cs="Times New Roman"/>
          <w:color w:val="000000"/>
          <w:sz w:val="24"/>
          <w:szCs w:val="24"/>
          <w:lang w:val="pt-BR"/>
        </w:rPr>
      </w:r>
      <w:r>
        <w:rPr>
          <w:rFonts w:ascii="Times New Roman" w:hAnsi="Times New Roman" w:eastAsia="Times New Roman" w:cs="Times New Roman"/>
          <w:color w:val="000000"/>
          <w:sz w:val="24"/>
          <w:szCs w:val="24"/>
          <w:lang w:val="pt-BR"/>
        </w:rPr>
      </w:r>
    </w:p>
    <w:p>
      <w:pPr>
        <w:pBdr>
          <w:top w:val="none" w:color="000000" w:sz="4" w:space="0"/>
          <w:left w:val="none" w:color="000000" w:sz="4" w:space="0"/>
          <w:bottom w:val="none" w:color="000000" w:sz="4" w:space="0"/>
          <w:right w:val="none" w:color="000000" w:sz="4" w:space="0"/>
        </w:pBdr>
        <w:spacing w:line="360" w:lineRule="auto"/>
        <w:ind/>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lang w:val="pt-BR"/>
        </w:rPr>
        <w:t xml:space="preserve">LIRTE - Laboratório de Informação e Repositório de Tecnologias Educacionais. </w:t>
      </w:r>
      <w:r>
        <w:rPr>
          <w:rFonts w:ascii="Times New Roman" w:hAnsi="Times New Roman" w:eastAsia="Times New Roman" w:cs="Times New Roman"/>
          <w:b/>
          <w:bCs/>
          <w:color w:val="000000"/>
          <w:sz w:val="24"/>
          <w:lang w:val="pt-BR"/>
        </w:rPr>
        <w:t xml:space="preserve">Dorothy Vaughan</w:t>
      </w:r>
      <w:r>
        <w:rPr>
          <w:rFonts w:ascii="Times New Roman" w:hAnsi="Times New Roman" w:eastAsia="Times New Roman" w:cs="Times New Roman"/>
          <w:color w:val="000000"/>
          <w:sz w:val="24"/>
          <w:lang w:val="pt-BR"/>
        </w:rPr>
        <w:t xml:space="preserve">. Disponível em: https://lirte.pesquisa.ufabc.edu.br/coletivo_mina/personalidades-femininas/dorothy-vaughan/. </w:t>
      </w:r>
      <w:r>
        <w:rPr>
          <w:rFonts w:ascii="Times New Roman" w:hAnsi="Times New Roman" w:eastAsia="Times New Roman" w:cs="Times New Roman"/>
          <w:color w:val="000000"/>
          <w:sz w:val="24"/>
        </w:rPr>
        <w:t xml:space="preserve">Acesso</w:t>
      </w:r>
      <w:r>
        <w:rPr>
          <w:rFonts w:ascii="Times New Roman" w:hAnsi="Times New Roman" w:eastAsia="Times New Roman" w:cs="Times New Roman"/>
          <w:color w:val="000000"/>
          <w:sz w:val="24"/>
        </w:rPr>
        <w:t xml:space="preserve"> em: 23 </w:t>
      </w:r>
      <w:r>
        <w:rPr>
          <w:rFonts w:ascii="Times New Roman" w:hAnsi="Times New Roman" w:eastAsia="Times New Roman" w:cs="Times New Roman"/>
          <w:color w:val="000000"/>
          <w:sz w:val="24"/>
        </w:rPr>
        <w:t xml:space="preserve">jul.</w:t>
      </w:r>
      <w:r>
        <w:rPr>
          <w:rFonts w:ascii="Times New Roman" w:hAnsi="Times New Roman" w:eastAsia="Times New Roman" w:cs="Times New Roman"/>
          <w:color w:val="000000"/>
          <w:sz w:val="24"/>
        </w:rPr>
        <w:t xml:space="preserve"> 2024.</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Bdr>
          <w:top w:val="none" w:color="000000" w:sz="4" w:space="0"/>
          <w:left w:val="none" w:color="000000" w:sz="4" w:space="0"/>
          <w:bottom w:val="none" w:color="000000" w:sz="4" w:space="0"/>
          <w:right w:val="none" w:color="000000" w:sz="4" w:space="0"/>
        </w:pBdr>
        <w:spacing w:line="360" w:lineRule="auto"/>
        <w:ind/>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rPr>
        <w:t xml:space="preserve">LOHR, Steve. </w:t>
      </w:r>
      <w:r>
        <w:rPr>
          <w:rFonts w:ascii="Times New Roman" w:hAnsi="Times New Roman" w:eastAsia="Times New Roman" w:cs="Times New Roman"/>
          <w:b/>
          <w:bCs/>
          <w:color w:val="000000"/>
          <w:sz w:val="24"/>
        </w:rPr>
        <w:t xml:space="preserve">Jean Sammet, Software Pioneer Who Helped Design Cobol</w:t>
      </w:r>
      <w:r>
        <w:rPr>
          <w:rFonts w:ascii="Times New Roman" w:hAnsi="Times New Roman" w:eastAsia="Times New Roman" w:cs="Times New Roman"/>
          <w:color w:val="000000"/>
          <w:sz w:val="24"/>
        </w:rPr>
        <w:t xml:space="preserve">, Dies at 89. The New York Times, 04 jun. 2017. </w:t>
      </w:r>
      <w:r>
        <w:rPr>
          <w:rFonts w:ascii="Times New Roman" w:hAnsi="Times New Roman" w:eastAsia="Times New Roman" w:cs="Times New Roman"/>
          <w:color w:val="000000"/>
          <w:sz w:val="24"/>
        </w:rPr>
        <w:t xml:space="preserve">Disponível</w:t>
      </w:r>
      <w:r>
        <w:rPr>
          <w:rFonts w:ascii="Times New Roman" w:hAnsi="Times New Roman" w:eastAsia="Times New Roman" w:cs="Times New Roman"/>
          <w:color w:val="000000"/>
          <w:sz w:val="24"/>
        </w:rPr>
        <w:t xml:space="preserve"> em: </w:t>
      </w:r>
      <w:r>
        <w:rPr>
          <w:rFonts w:ascii="Times New Roman" w:hAnsi="Times New Roman" w:eastAsia="Times New Roman" w:cs="Times New Roman"/>
          <w:sz w:val="24"/>
        </w:rPr>
        <w:t xml:space="preserve">https://www.nytimes.com/2017/06/04/technology/obituary-jean-sammet-software-designer-cobol.html</w:t>
      </w:r>
      <w:r>
        <w:rPr>
          <w:rFonts w:ascii="Times New Roman" w:hAnsi="Times New Roman" w:eastAsia="Times New Roman" w:cs="Times New Roman"/>
          <w:color w:val="000000"/>
          <w:sz w:val="24"/>
        </w:rPr>
        <w:t xml:space="preserve">. </w:t>
      </w:r>
      <w:r>
        <w:rPr>
          <w:rFonts w:ascii="Times New Roman" w:hAnsi="Times New Roman" w:eastAsia="Times New Roman" w:cs="Times New Roman"/>
          <w:color w:val="000000"/>
          <w:sz w:val="24"/>
        </w:rPr>
        <w:t xml:space="preserve">Acesso</w:t>
      </w:r>
      <w:r>
        <w:rPr>
          <w:rFonts w:ascii="Times New Roman" w:hAnsi="Times New Roman" w:eastAsia="Times New Roman" w:cs="Times New Roman"/>
          <w:color w:val="000000"/>
          <w:sz w:val="24"/>
        </w:rPr>
        <w:t xml:space="preserve"> em: 29 jun. 2024.</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Bdr>
          <w:top w:val="none" w:color="000000" w:sz="4" w:space="0"/>
          <w:left w:val="none" w:color="000000" w:sz="4" w:space="0"/>
          <w:bottom w:val="none" w:color="000000" w:sz="4" w:space="0"/>
          <w:right w:val="none" w:color="000000" w:sz="4" w:space="0"/>
        </w:pBdr>
        <w:spacing w:line="360" w:lineRule="auto"/>
        <w:ind/>
        <w:jc w:val="both"/>
        <w:rPr>
          <w:rFonts w:ascii="Times New Roman" w:hAnsi="Times New Roman" w:eastAsia="Times New Roman" w:cs="Times New Roman"/>
          <w:color w:val="000000"/>
          <w:sz w:val="24"/>
          <w:szCs w:val="24"/>
          <w:lang w:val="pt-BR"/>
        </w:rPr>
      </w:pPr>
      <w:r>
        <w:rPr>
          <w:rFonts w:ascii="Times New Roman" w:hAnsi="Times New Roman" w:eastAsia="Times New Roman" w:cs="Times New Roman"/>
          <w:color w:val="000000"/>
          <w:sz w:val="24"/>
          <w:lang w:val="pt-BR"/>
        </w:rPr>
        <w:t xml:space="preserve">MARTINS, Luiz Gustavo. </w:t>
      </w:r>
      <w:r>
        <w:rPr>
          <w:rFonts w:ascii="Times New Roman" w:hAnsi="Times New Roman" w:eastAsia="Times New Roman" w:cs="Times New Roman"/>
          <w:b/>
          <w:bCs/>
          <w:color w:val="000000"/>
          <w:sz w:val="24"/>
          <w:lang w:val="pt-BR"/>
        </w:rPr>
        <w:t xml:space="preserve">Edith Clarke</w:t>
      </w:r>
      <w:r>
        <w:rPr>
          <w:rFonts w:ascii="Times New Roman" w:hAnsi="Times New Roman" w:eastAsia="Times New Roman" w:cs="Times New Roman"/>
          <w:color w:val="000000"/>
          <w:sz w:val="24"/>
          <w:lang w:val="pt-BR"/>
        </w:rPr>
        <w:t xml:space="preserve">. </w:t>
      </w:r>
      <w:r>
        <w:rPr>
          <w:rFonts w:ascii="Times New Roman" w:hAnsi="Times New Roman" w:eastAsia="Times New Roman" w:cs="Times New Roman"/>
          <w:color w:val="000000"/>
          <w:sz w:val="24"/>
          <w:lang w:val="pt-BR"/>
        </w:rPr>
        <w:t xml:space="preserve">Medium</w:t>
      </w:r>
      <w:r>
        <w:rPr>
          <w:rFonts w:ascii="Times New Roman" w:hAnsi="Times New Roman" w:eastAsia="Times New Roman" w:cs="Times New Roman"/>
          <w:color w:val="000000"/>
          <w:sz w:val="24"/>
          <w:lang w:val="pt-BR"/>
        </w:rPr>
        <w:t xml:space="preserve">, 12 jan. 2023. Disponível em: https://medium.com/luiz-gustavo-martins/edith-clarke-o-pioneirismo-feminino-na-engenharia-el%C3%A9trica-7504156a5cae. Acesso em: 22 jul. 2024</w:t>
      </w:r>
      <w:r>
        <w:rPr>
          <w:rFonts w:ascii="Times New Roman" w:hAnsi="Times New Roman" w:eastAsia="Times New Roman" w:cs="Times New Roman"/>
          <w:color w:val="000000"/>
          <w:sz w:val="24"/>
          <w:szCs w:val="24"/>
          <w:lang w:val="pt-BR"/>
        </w:rPr>
      </w:r>
      <w:r>
        <w:rPr>
          <w:rFonts w:ascii="Times New Roman" w:hAnsi="Times New Roman" w:eastAsia="Times New Roman" w:cs="Times New Roman"/>
          <w:color w:val="000000"/>
          <w:sz w:val="24"/>
          <w:szCs w:val="24"/>
          <w:lang w:val="pt-BR"/>
        </w:rPr>
      </w:r>
    </w:p>
    <w:p>
      <w:pPr>
        <w:pBdr>
          <w:top w:val="none" w:color="000000" w:sz="4" w:space="0"/>
          <w:left w:val="none" w:color="000000" w:sz="4" w:space="0"/>
          <w:bottom w:val="none" w:color="000000" w:sz="4" w:space="0"/>
          <w:right w:val="none" w:color="000000" w:sz="4" w:space="0"/>
        </w:pBdr>
        <w:spacing w:line="360" w:lineRule="auto"/>
        <w:ind/>
        <w:jc w:val="both"/>
        <w:rPr>
          <w:lang w:val="pt-BR"/>
          <w:rPrChange w:id="25" w:author="Lucio Pereira Neves" w:date="2024-08-01T16:31:00Z">
            <w:rPr/>
          </w:rPrChange>
        </w:rPr>
      </w:pPr>
      <w:r>
        <w:rPr>
          <w:rFonts w:ascii="Times New Roman" w:hAnsi="Times New Roman" w:eastAsia="Times New Roman" w:cs="Times New Roman"/>
          <w:color w:val="000000"/>
          <w:sz w:val="24"/>
          <w:lang w:val="pt-BR"/>
        </w:rPr>
        <w:t xml:space="preserve">MÉNDEZ, Mónica. </w:t>
      </w:r>
      <w:r>
        <w:rPr>
          <w:rFonts w:ascii="Times New Roman" w:hAnsi="Times New Roman" w:eastAsia="Times New Roman" w:cs="Times New Roman"/>
          <w:b/>
          <w:bCs/>
          <w:color w:val="000000"/>
          <w:sz w:val="24"/>
          <w:lang w:val="pt-BR"/>
        </w:rPr>
        <w:t xml:space="preserve">Uma breve história: desde Mary Kenneth Keller ao ChatGPT</w:t>
      </w:r>
      <w:r>
        <w:rPr>
          <w:rFonts w:ascii="Times New Roman" w:hAnsi="Times New Roman" w:eastAsia="Times New Roman" w:cs="Times New Roman"/>
          <w:color w:val="000000"/>
          <w:sz w:val="24"/>
          <w:lang w:val="pt-BR"/>
        </w:rPr>
        <w:t xml:space="preserve">. IZERTIS, 2023. Disponível em: https://www.izertis.com/pt/-/blog/uma-breve-historia-desde-mary-kenneth-keller-ao-chatgpt. Acesso em: 17 jun. 2024.</w:t>
      </w:r>
      <w:r>
        <w:rPr>
          <w:lang w:val="pt-BR"/>
          <w:rPrChange w:id="26" w:author="Lucio Pereira Neves" w:date="2024-08-01T16:31:00Z">
            <w:rPr/>
          </w:rPrChange>
        </w:rPr>
      </w:r>
      <w:r>
        <w:rPr>
          <w:lang w:val="pt-BR"/>
          <w:rPrChange w:id="27" w:author="Lucio Pereira Neves" w:date="2024-08-01T16:31:00Z">
            <w:rPr/>
          </w:rPrChange>
        </w:rPr>
      </w:r>
    </w:p>
    <w:p>
      <w:pPr>
        <w:pBdr>
          <w:top w:val="none" w:color="000000" w:sz="4" w:space="0"/>
          <w:left w:val="none" w:color="000000" w:sz="4" w:space="0"/>
          <w:bottom w:val="none" w:color="000000" w:sz="4" w:space="0"/>
          <w:right w:val="none" w:color="000000" w:sz="4" w:space="0"/>
        </w:pBdr>
        <w:spacing w:line="360" w:lineRule="auto"/>
        <w:ind/>
        <w:jc w:val="both"/>
        <w:rPr>
          <w:rFonts w:ascii="Times New Roman" w:hAnsi="Times New Roman" w:eastAsia="Times New Roman" w:cs="Times New Roman"/>
          <w:color w:val="000000"/>
          <w:sz w:val="24"/>
          <w:szCs w:val="24"/>
          <w:lang w:val="pt-BR"/>
        </w:rPr>
      </w:pPr>
      <w:r>
        <w:rPr>
          <w:rFonts w:ascii="Times New Roman" w:hAnsi="Times New Roman" w:eastAsia="Times New Roman" w:cs="Times New Roman"/>
          <w:color w:val="000000"/>
          <w:sz w:val="24"/>
          <w:lang w:val="pt-BR"/>
        </w:rPr>
        <w:t xml:space="preserve">MONTEIRO, Estela. </w:t>
      </w:r>
      <w:r>
        <w:rPr>
          <w:rFonts w:ascii="Times New Roman" w:hAnsi="Times New Roman" w:eastAsia="Times New Roman" w:cs="Times New Roman"/>
          <w:b/>
          <w:bCs/>
          <w:color w:val="000000"/>
          <w:sz w:val="24"/>
          <w:lang w:val="pt-BR"/>
        </w:rPr>
        <w:t xml:space="preserve">Katie </w:t>
      </w:r>
      <w:r>
        <w:rPr>
          <w:rFonts w:ascii="Times New Roman" w:hAnsi="Times New Roman" w:eastAsia="Times New Roman" w:cs="Times New Roman"/>
          <w:b/>
          <w:bCs/>
          <w:color w:val="000000"/>
          <w:sz w:val="24"/>
          <w:lang w:val="pt-BR"/>
        </w:rPr>
        <w:t xml:space="preserve">Bouman</w:t>
      </w:r>
      <w:r>
        <w:rPr>
          <w:rFonts w:ascii="Times New Roman" w:hAnsi="Times New Roman" w:eastAsia="Times New Roman" w:cs="Times New Roman"/>
          <w:b/>
          <w:bCs/>
          <w:color w:val="000000"/>
          <w:sz w:val="24"/>
          <w:lang w:val="pt-BR"/>
        </w:rPr>
        <w:t xml:space="preserve"> e o algoritmo que decifrou o buraco negro</w:t>
      </w:r>
      <w:r>
        <w:rPr>
          <w:rFonts w:ascii="Times New Roman" w:hAnsi="Times New Roman" w:eastAsia="Times New Roman" w:cs="Times New Roman"/>
          <w:color w:val="000000"/>
          <w:sz w:val="24"/>
          <w:lang w:val="pt-BR"/>
        </w:rPr>
        <w:t xml:space="preserve">. Disponível em: https://www.sbfisica.org.br/v1/portalpion/index.php/noticias/89-katie-bouman-e-o-algaritmo-que-decifrou-o-buraco-negro. Acesso em: 9 jun. 2024.</w:t>
      </w:r>
      <w:r>
        <w:rPr>
          <w:rFonts w:ascii="Times New Roman" w:hAnsi="Times New Roman" w:eastAsia="Times New Roman" w:cs="Times New Roman"/>
          <w:color w:val="000000"/>
          <w:sz w:val="24"/>
          <w:szCs w:val="24"/>
          <w:lang w:val="pt-BR"/>
        </w:rPr>
      </w:r>
      <w:r>
        <w:rPr>
          <w:rFonts w:ascii="Times New Roman" w:hAnsi="Times New Roman" w:eastAsia="Times New Roman" w:cs="Times New Roman"/>
          <w:color w:val="000000"/>
          <w:sz w:val="24"/>
          <w:szCs w:val="24"/>
          <w:lang w:val="pt-BR"/>
        </w:rPr>
      </w:r>
    </w:p>
    <w:p>
      <w:pPr>
        <w:pBdr>
          <w:top w:val="none" w:color="000000" w:sz="4" w:space="0"/>
          <w:left w:val="none" w:color="000000" w:sz="4" w:space="0"/>
          <w:bottom w:val="none" w:color="000000" w:sz="4" w:space="0"/>
          <w:right w:val="none" w:color="000000" w:sz="4" w:space="0"/>
        </w:pBdr>
        <w:spacing w:line="360" w:lineRule="auto"/>
        <w:ind/>
        <w:jc w:val="both"/>
        <w:rPr>
          <w:rFonts w:ascii="Times New Roman" w:hAnsi="Times New Roman" w:eastAsia="Times New Roman" w:cs="Times New Roman"/>
          <w:color w:val="000000"/>
          <w:sz w:val="24"/>
          <w:szCs w:val="24"/>
          <w:lang w:val="pt-BR"/>
        </w:rPr>
      </w:pPr>
      <w:r>
        <w:rPr>
          <w:rFonts w:ascii="Times New Roman" w:hAnsi="Times New Roman" w:eastAsia="Times New Roman" w:cs="Times New Roman"/>
          <w:color w:val="000000"/>
          <w:sz w:val="24"/>
          <w:lang w:val="pt-BR"/>
        </w:rPr>
        <w:t xml:space="preserve">Movimento Mulheres na TI</w:t>
      </w:r>
      <w:r>
        <w:rPr>
          <w:rFonts w:ascii="Times New Roman" w:hAnsi="Times New Roman" w:eastAsia="Times New Roman" w:cs="Times New Roman"/>
          <w:b/>
          <w:color w:val="000000"/>
          <w:sz w:val="24"/>
          <w:lang w:val="pt-BR"/>
        </w:rPr>
        <w:t xml:space="preserve">. Margaret Hamilton.</w:t>
      </w:r>
      <w:r>
        <w:rPr>
          <w:rFonts w:ascii="Times New Roman" w:hAnsi="Times New Roman" w:eastAsia="Times New Roman" w:cs="Times New Roman"/>
          <w:color w:val="000000"/>
          <w:sz w:val="24"/>
          <w:lang w:val="pt-BR"/>
        </w:rPr>
        <w:t xml:space="preserve"> Movimento Mulheres na TI. Disponível em: </w:t>
      </w:r>
      <w:r>
        <w:rPr>
          <w:rFonts w:ascii="Times New Roman" w:hAnsi="Times New Roman" w:eastAsia="Times New Roman" w:cs="Times New Roman"/>
          <w:sz w:val="24"/>
          <w:lang w:val="pt-BR"/>
        </w:rPr>
        <w:t xml:space="preserve">https://movimentomulheresnati.labbs.com.br/margaret-hamilton/</w:t>
      </w:r>
      <w:r>
        <w:rPr>
          <w:rFonts w:ascii="Times New Roman" w:hAnsi="Times New Roman" w:eastAsia="Times New Roman" w:cs="Times New Roman"/>
          <w:color w:val="000000"/>
          <w:sz w:val="24"/>
          <w:lang w:val="pt-BR"/>
        </w:rPr>
        <w:t xml:space="preserve">. Acesso em: 10 jun. 2024a.</w:t>
      </w:r>
      <w:r>
        <w:rPr>
          <w:rFonts w:ascii="Times New Roman" w:hAnsi="Times New Roman" w:eastAsia="Times New Roman" w:cs="Times New Roman"/>
          <w:color w:val="000000"/>
          <w:sz w:val="24"/>
          <w:szCs w:val="24"/>
          <w:lang w:val="pt-BR"/>
        </w:rPr>
      </w:r>
      <w:r>
        <w:rPr>
          <w:rFonts w:ascii="Times New Roman" w:hAnsi="Times New Roman" w:eastAsia="Times New Roman" w:cs="Times New Roman"/>
          <w:color w:val="000000"/>
          <w:sz w:val="24"/>
          <w:szCs w:val="24"/>
          <w:lang w:val="pt-BR"/>
        </w:rPr>
      </w:r>
    </w:p>
    <w:p>
      <w:pPr>
        <w:pBdr>
          <w:top w:val="none" w:color="000000" w:sz="4" w:space="0"/>
          <w:left w:val="none" w:color="000000" w:sz="4" w:space="0"/>
          <w:bottom w:val="none" w:color="000000" w:sz="4" w:space="0"/>
          <w:right w:val="none" w:color="000000" w:sz="4" w:space="0"/>
        </w:pBdr>
        <w:spacing w:line="360" w:lineRule="auto"/>
        <w:ind/>
        <w:jc w:val="both"/>
        <w:rPr>
          <w:rFonts w:ascii="Times New Roman" w:hAnsi="Times New Roman" w:eastAsia="Times New Roman" w:cs="Times New Roman"/>
          <w:color w:val="000000"/>
          <w:sz w:val="24"/>
          <w:szCs w:val="24"/>
          <w:lang w:val="pt-BR"/>
        </w:rPr>
      </w:pPr>
      <w:r>
        <w:rPr>
          <w:rFonts w:ascii="Times New Roman" w:hAnsi="Times New Roman" w:eastAsia="Times New Roman" w:cs="Times New Roman"/>
          <w:color w:val="000000"/>
          <w:sz w:val="24"/>
          <w:lang w:val="pt-BR"/>
        </w:rPr>
        <w:t xml:space="preserve">Movimento Mulheres na TI. </w:t>
      </w:r>
      <w:r>
        <w:rPr>
          <w:rFonts w:ascii="Times New Roman" w:hAnsi="Times New Roman" w:eastAsia="Times New Roman" w:cs="Times New Roman"/>
          <w:b/>
          <w:bCs/>
          <w:color w:val="000000"/>
          <w:sz w:val="24"/>
          <w:lang w:val="pt-BR"/>
        </w:rPr>
        <w:t xml:space="preserve">Radia Perlman</w:t>
      </w:r>
      <w:r>
        <w:rPr>
          <w:rFonts w:ascii="Times New Roman" w:hAnsi="Times New Roman" w:eastAsia="Times New Roman" w:cs="Times New Roman"/>
          <w:color w:val="000000"/>
          <w:sz w:val="24"/>
          <w:lang w:val="pt-BR"/>
        </w:rPr>
        <w:t xml:space="preserve">.  Disponível em: </w:t>
      </w:r>
      <w:r>
        <w:rPr>
          <w:rFonts w:ascii="Times New Roman" w:hAnsi="Times New Roman" w:eastAsia="Times New Roman" w:cs="Times New Roman"/>
          <w:sz w:val="24"/>
          <w:lang w:val="pt-BR"/>
        </w:rPr>
        <w:t xml:space="preserve">https://movimentomulheresnati.labbs.com.br/radia-perlman/.</w:t>
      </w:r>
      <w:r>
        <w:rPr>
          <w:rFonts w:ascii="Times New Roman" w:hAnsi="Times New Roman" w:eastAsia="Times New Roman" w:cs="Times New Roman"/>
          <w:color w:val="000000"/>
          <w:sz w:val="24"/>
          <w:lang w:val="pt-BR"/>
        </w:rPr>
        <w:t xml:space="preserve"> Acesso em: 9 jun. de 2024b.</w:t>
      </w:r>
      <w:r>
        <w:rPr>
          <w:rFonts w:ascii="Times New Roman" w:hAnsi="Times New Roman" w:eastAsia="Times New Roman" w:cs="Times New Roman"/>
          <w:color w:val="000000"/>
          <w:sz w:val="24"/>
          <w:szCs w:val="24"/>
          <w:lang w:val="pt-BR"/>
        </w:rPr>
      </w:r>
      <w:r>
        <w:rPr>
          <w:rFonts w:ascii="Times New Roman" w:hAnsi="Times New Roman" w:eastAsia="Times New Roman" w:cs="Times New Roman"/>
          <w:color w:val="000000"/>
          <w:sz w:val="24"/>
          <w:szCs w:val="24"/>
          <w:lang w:val="pt-BR"/>
        </w:rPr>
      </w:r>
    </w:p>
    <w:p>
      <w:pPr>
        <w:pBdr>
          <w:top w:val="none" w:color="000000" w:sz="4" w:space="0"/>
          <w:left w:val="none" w:color="000000" w:sz="4" w:space="0"/>
          <w:bottom w:val="none" w:color="000000" w:sz="4" w:space="0"/>
          <w:right w:val="none" w:color="000000" w:sz="4" w:space="0"/>
        </w:pBdr>
        <w:spacing w:line="360" w:lineRule="auto"/>
        <w:ind/>
        <w:jc w:val="both"/>
        <w:rPr>
          <w:rFonts w:ascii="Times New Roman" w:hAnsi="Times New Roman" w:eastAsia="Times New Roman" w:cs="Times New Roman"/>
          <w:color w:val="000000"/>
          <w:sz w:val="24"/>
          <w:szCs w:val="24"/>
          <w:lang w:val="pt-BR"/>
        </w:rPr>
      </w:pPr>
      <w:r>
        <w:rPr>
          <w:rFonts w:ascii="Times New Roman" w:hAnsi="Times New Roman" w:eastAsia="Times New Roman" w:cs="Times New Roman"/>
          <w:color w:val="000000"/>
          <w:sz w:val="24"/>
          <w:lang w:val="pt-BR"/>
        </w:rPr>
        <w:t xml:space="preserve">Movimento Mulheres na TI. </w:t>
      </w:r>
      <w:r>
        <w:rPr>
          <w:rFonts w:ascii="Times New Roman" w:hAnsi="Times New Roman" w:eastAsia="Times New Roman" w:cs="Times New Roman"/>
          <w:b/>
          <w:bCs/>
          <w:color w:val="000000"/>
          <w:sz w:val="24"/>
          <w:lang w:val="pt-BR"/>
        </w:rPr>
        <w:t xml:space="preserve">Carol Shaw</w:t>
      </w:r>
      <w:r>
        <w:rPr>
          <w:rFonts w:ascii="Times New Roman" w:hAnsi="Times New Roman" w:eastAsia="Times New Roman" w:cs="Times New Roman"/>
          <w:color w:val="000000"/>
          <w:sz w:val="24"/>
          <w:lang w:val="pt-BR"/>
        </w:rPr>
        <w:t xml:space="preserve">. Disponível em: https://movimentomulheresnati.labbs.com.br/carol-shaw/. Acesso em: 22 jul. 2024c.</w:t>
      </w:r>
      <w:r>
        <w:rPr>
          <w:rFonts w:ascii="Times New Roman" w:hAnsi="Times New Roman" w:eastAsia="Times New Roman" w:cs="Times New Roman"/>
          <w:color w:val="000000"/>
          <w:sz w:val="24"/>
          <w:szCs w:val="24"/>
          <w:lang w:val="pt-BR"/>
        </w:rPr>
      </w:r>
      <w:r>
        <w:rPr>
          <w:rFonts w:ascii="Times New Roman" w:hAnsi="Times New Roman" w:eastAsia="Times New Roman" w:cs="Times New Roman"/>
          <w:color w:val="000000"/>
          <w:sz w:val="24"/>
          <w:szCs w:val="24"/>
          <w:lang w:val="pt-BR"/>
        </w:rPr>
      </w:r>
    </w:p>
    <w:p>
      <w:pPr>
        <w:pBdr>
          <w:top w:val="none" w:color="000000" w:sz="4" w:space="0"/>
          <w:left w:val="none" w:color="000000" w:sz="4" w:space="0"/>
          <w:bottom w:val="none" w:color="000000" w:sz="4" w:space="0"/>
          <w:right w:val="none" w:color="000000" w:sz="4" w:space="0"/>
        </w:pBdr>
        <w:spacing w:line="360" w:lineRule="auto"/>
        <w:ind/>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lang w:val="pt-BR"/>
        </w:rPr>
        <w:t xml:space="preserve">MUSEU CATAVENTO. </w:t>
      </w:r>
      <w:r>
        <w:rPr>
          <w:rFonts w:ascii="Times New Roman" w:hAnsi="Times New Roman" w:eastAsia="Times New Roman" w:cs="Times New Roman"/>
          <w:b/>
          <w:bCs/>
          <w:color w:val="000000"/>
          <w:sz w:val="24"/>
          <w:lang w:val="pt-BR"/>
        </w:rPr>
        <w:t xml:space="preserve">Katherine Johnson: mulheres na ciência</w:t>
      </w:r>
      <w:r>
        <w:rPr>
          <w:rFonts w:ascii="Times New Roman" w:hAnsi="Times New Roman" w:eastAsia="Times New Roman" w:cs="Times New Roman"/>
          <w:color w:val="000000"/>
          <w:sz w:val="24"/>
          <w:lang w:val="pt-BR"/>
        </w:rPr>
        <w:t xml:space="preserve">. São Paulo: Museu Catavento. Disponível em: https://museucatavento.org.br/mulheres-na-ciencia/katherine-johnson/. </w:t>
      </w:r>
      <w:r>
        <w:rPr>
          <w:rFonts w:ascii="Times New Roman" w:hAnsi="Times New Roman" w:eastAsia="Times New Roman" w:cs="Times New Roman"/>
          <w:color w:val="000000"/>
          <w:sz w:val="24"/>
        </w:rPr>
        <w:t xml:space="preserve">Acesso</w:t>
      </w:r>
      <w:r>
        <w:rPr>
          <w:rFonts w:ascii="Times New Roman" w:hAnsi="Times New Roman" w:eastAsia="Times New Roman" w:cs="Times New Roman"/>
          <w:color w:val="000000"/>
          <w:sz w:val="24"/>
        </w:rPr>
        <w:t xml:space="preserve"> em: 17 jun. 2024.</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line="360" w:lineRule="auto"/>
        <w:ind/>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rPr>
        <w:t xml:space="preserve">NASA GOV. </w:t>
      </w:r>
      <w:r>
        <w:rPr>
          <w:rFonts w:ascii="Times New Roman" w:hAnsi="Times New Roman" w:eastAsia="Times New Roman" w:cs="Times New Roman"/>
          <w:b/>
          <w:bCs/>
          <w:color w:val="000000"/>
          <w:sz w:val="24"/>
        </w:rPr>
        <w:t xml:space="preserve">Dorothy Vaughan</w:t>
      </w:r>
      <w:r>
        <w:rPr>
          <w:rFonts w:ascii="Times New Roman" w:hAnsi="Times New Roman" w:eastAsia="Times New Roman" w:cs="Times New Roman"/>
          <w:color w:val="000000"/>
          <w:sz w:val="24"/>
        </w:rPr>
        <w:t xml:space="preserve">. </w:t>
      </w:r>
      <w:r>
        <w:rPr>
          <w:rFonts w:ascii="Times New Roman" w:hAnsi="Times New Roman" w:eastAsia="Times New Roman" w:cs="Times New Roman"/>
          <w:color w:val="000000"/>
          <w:sz w:val="24"/>
          <w:lang w:val="pt-BR"/>
        </w:rPr>
        <w:t xml:space="preserve">Disponível em: </w:t>
      </w:r>
      <w:r>
        <w:rPr>
          <w:rFonts w:ascii="Times New Roman" w:hAnsi="Times New Roman" w:eastAsia="Times New Roman" w:cs="Times New Roman"/>
          <w:sz w:val="24"/>
          <w:lang w:val="pt-BR"/>
        </w:rPr>
        <w:t xml:space="preserve">https://www.nasa.gov/people/dorothy-vaughan/\</w:t>
      </w:r>
      <w:r>
        <w:rPr>
          <w:rFonts w:ascii="Times New Roman" w:hAnsi="Times New Roman" w:eastAsia="Times New Roman" w:cs="Times New Roman"/>
          <w:color w:val="000000"/>
          <w:sz w:val="24"/>
          <w:lang w:val="pt-BR"/>
        </w:rPr>
        <w:t xml:space="preserve">. </w:t>
      </w:r>
      <w:r>
        <w:rPr>
          <w:rFonts w:ascii="Times New Roman" w:hAnsi="Times New Roman" w:eastAsia="Times New Roman" w:cs="Times New Roman"/>
          <w:color w:val="000000"/>
          <w:sz w:val="24"/>
        </w:rPr>
        <w:t xml:space="preserve">Acesso</w:t>
      </w:r>
      <w:r>
        <w:rPr>
          <w:rFonts w:ascii="Times New Roman" w:hAnsi="Times New Roman" w:eastAsia="Times New Roman" w:cs="Times New Roman"/>
          <w:color w:val="000000"/>
          <w:sz w:val="24"/>
        </w:rPr>
        <w:t xml:space="preserve"> em: 17 jun. 2024.</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line="360" w:lineRule="auto"/>
        <w:ind/>
        <w:jc w:val="both"/>
        <w:rPr>
          <w:rFonts w:ascii="Times New Roman" w:hAnsi="Times New Roman" w:eastAsia="Times New Roman" w:cs="Times New Roman"/>
          <w:color w:val="000000"/>
          <w:sz w:val="24"/>
          <w:szCs w:val="24"/>
          <w:lang w:val="pt-BR"/>
        </w:rPr>
      </w:pPr>
      <w:r>
        <w:rPr>
          <w:rFonts w:ascii="Times New Roman" w:hAnsi="Times New Roman" w:eastAsia="Times New Roman" w:cs="Times New Roman"/>
          <w:color w:val="000000"/>
          <w:sz w:val="24"/>
        </w:rPr>
      </w:r>
      <w:r>
        <w:rPr>
          <w:rFonts w:ascii="Times New Roman" w:hAnsi="Times New Roman" w:eastAsia="Times New Roman" w:cs="Times New Roman"/>
          <w:color w:val="000000"/>
          <w:sz w:val="24"/>
        </w:rPr>
        <w:t xml:space="preserve">Nat </w:t>
      </w:r>
      <w:r>
        <w:rPr>
          <w:rFonts w:ascii="Times New Roman" w:hAnsi="Times New Roman" w:eastAsia="Times New Roman" w:cs="Times New Roman"/>
          <w:color w:val="000000"/>
          <w:sz w:val="24"/>
        </w:rPr>
        <w:t xml:space="preserve">Comput</w:t>
      </w:r>
      <w:r>
        <w:rPr>
          <w:rFonts w:ascii="Times New Roman" w:hAnsi="Times New Roman" w:eastAsia="Times New Roman" w:cs="Times New Roman"/>
          <w:color w:val="000000"/>
          <w:sz w:val="24"/>
        </w:rPr>
        <w:t xml:space="preserve"> Sci</w:t>
      </w:r>
      <w:r>
        <w:rPr>
          <w:rFonts w:ascii="Times New Roman" w:hAnsi="Times New Roman" w:eastAsia="Times New Roman" w:cs="Times New Roman"/>
          <w:color w:val="000000"/>
          <w:sz w:val="24"/>
        </w:rPr>
        <w:t xml:space="preserve">.</w:t>
      </w:r>
      <w:r>
        <w:rPr>
          <w:rFonts w:ascii="Times New Roman" w:hAnsi="Times New Roman" w:eastAsia="Times New Roman" w:cs="Times New Roman"/>
          <w:b/>
          <w:bCs/>
          <w:color w:val="000000"/>
          <w:sz w:val="24"/>
        </w:rPr>
        <w:t xml:space="preserve"> A role model for the ages</w:t>
      </w:r>
      <w:r>
        <w:rPr>
          <w:rFonts w:ascii="Times New Roman" w:hAnsi="Times New Roman" w:eastAsia="Times New Roman" w:cs="Times New Roman"/>
          <w:color w:val="000000"/>
          <w:sz w:val="24"/>
        </w:rPr>
        <w:t xml:space="preserve">.</w:t>
      </w:r>
      <w:r>
        <w:rPr>
          <w:rFonts w:ascii="Times New Roman" w:hAnsi="Times New Roman" w:eastAsia="Times New Roman" w:cs="Times New Roman"/>
          <w:color w:val="000000"/>
          <w:sz w:val="24"/>
        </w:rPr>
        <w:t xml:space="preserve"> v. 3, p. 807, 2023. </w:t>
      </w:r>
      <w:r>
        <w:rPr>
          <w:rFonts w:ascii="Times New Roman" w:hAnsi="Times New Roman" w:eastAsia="Times New Roman" w:cs="Times New Roman"/>
          <w:color w:val="000000"/>
          <w:sz w:val="24"/>
          <w:lang w:val="pt-BR"/>
        </w:rPr>
        <w:t xml:space="preserve">Disponível em: https://doi.org/10.1038/s43588-023-00541-z. Acesso em: 22 mai. 2024.</w:t>
      </w:r>
      <w:r>
        <w:rPr>
          <w:rFonts w:ascii="Times New Roman" w:hAnsi="Times New Roman" w:eastAsia="Times New Roman" w:cs="Times New Roman"/>
          <w:color w:val="000000"/>
          <w:sz w:val="24"/>
          <w:szCs w:val="24"/>
          <w:lang w:val="pt-BR"/>
        </w:rPr>
      </w:r>
      <w:r>
        <w:rPr>
          <w:rFonts w:ascii="Times New Roman" w:hAnsi="Times New Roman" w:eastAsia="Times New Roman" w:cs="Times New Roman"/>
          <w:color w:val="000000"/>
          <w:sz w:val="24"/>
          <w:szCs w:val="24"/>
          <w:lang w:val="pt-BR"/>
        </w:rPr>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szCs w:val="24"/>
          <w:lang w:val="pt-BR"/>
        </w:rPr>
      </w:r>
    </w:p>
    <w:p>
      <w:pPr>
        <w:pBdr>
          <w:top w:val="none" w:color="000000" w:sz="4" w:space="0"/>
          <w:left w:val="none" w:color="000000" w:sz="4" w:space="0"/>
          <w:bottom w:val="none" w:color="000000" w:sz="4" w:space="0"/>
          <w:right w:val="none" w:color="000000" w:sz="4" w:space="0"/>
        </w:pBdr>
        <w:spacing w:line="360" w:lineRule="auto"/>
        <w:ind/>
        <w:jc w:val="both"/>
        <w:rPr>
          <w:rFonts w:ascii="Times New Roman" w:hAnsi="Times New Roman" w:eastAsia="Times New Roman" w:cs="Times New Roman"/>
          <w:color w:val="000000"/>
          <w:sz w:val="24"/>
          <w:szCs w:val="24"/>
          <w:lang w:val="pt-BR"/>
        </w:rPr>
      </w:pPr>
      <w:r>
        <w:rPr>
          <w:rFonts w:ascii="Times New Roman" w:hAnsi="Times New Roman" w:eastAsia="Times New Roman" w:cs="Times New Roman"/>
          <w:color w:val="000000"/>
          <w:sz w:val="24"/>
        </w:rPr>
        <w:t xml:space="preserve">NATIONAL AERONAUTICS AND SPACE ADMINISTRATION (NASA). </w:t>
      </w:r>
      <w:r>
        <w:rPr>
          <w:rFonts w:ascii="Times New Roman" w:hAnsi="Times New Roman" w:eastAsia="Times New Roman" w:cs="Times New Roman"/>
          <w:b/>
          <w:bCs/>
          <w:color w:val="000000"/>
          <w:sz w:val="24"/>
        </w:rPr>
        <w:t xml:space="preserve">Katherine Johnson Biography</w:t>
      </w:r>
      <w:r>
        <w:rPr>
          <w:rFonts w:ascii="Times New Roman" w:hAnsi="Times New Roman" w:eastAsia="Times New Roman" w:cs="Times New Roman"/>
          <w:color w:val="000000"/>
          <w:sz w:val="24"/>
        </w:rPr>
        <w:t xml:space="preserve">. </w:t>
      </w:r>
      <w:r>
        <w:rPr>
          <w:rFonts w:ascii="Times New Roman" w:hAnsi="Times New Roman" w:eastAsia="Times New Roman" w:cs="Times New Roman"/>
          <w:color w:val="000000"/>
          <w:sz w:val="24"/>
          <w:lang w:val="pt-BR"/>
        </w:rPr>
        <w:t xml:space="preserve">Disponível em: https://www.nasa.gov/centers-and-facilities/langley/katherine-johnson-biography/. Acesso em: 22 jul. 2024.</w:t>
      </w:r>
      <w:r>
        <w:rPr>
          <w:rFonts w:ascii="Times New Roman" w:hAnsi="Times New Roman" w:eastAsia="Times New Roman" w:cs="Times New Roman"/>
          <w:color w:val="000000"/>
          <w:sz w:val="24"/>
          <w:szCs w:val="24"/>
          <w:lang w:val="pt-BR"/>
        </w:rPr>
      </w:r>
      <w:r>
        <w:rPr>
          <w:rFonts w:ascii="Times New Roman" w:hAnsi="Times New Roman" w:eastAsia="Times New Roman" w:cs="Times New Roman"/>
          <w:color w:val="000000"/>
          <w:sz w:val="24"/>
          <w:szCs w:val="24"/>
          <w:lang w:val="pt-BR"/>
        </w:rPr>
      </w:r>
    </w:p>
    <w:p>
      <w:pPr>
        <w:pBdr>
          <w:top w:val="none" w:color="000000" w:sz="4" w:space="0"/>
          <w:left w:val="none" w:color="000000" w:sz="4" w:space="0"/>
          <w:bottom w:val="none" w:color="000000" w:sz="4" w:space="0"/>
          <w:right w:val="none" w:color="000000" w:sz="4" w:space="0"/>
        </w:pBdr>
        <w:spacing w:line="360" w:lineRule="auto"/>
        <w:ind/>
        <w:jc w:val="both"/>
        <w:rPr>
          <w:rFonts w:ascii="Times New Roman" w:hAnsi="Times New Roman" w:eastAsia="Times New Roman" w:cs="Times New Roman"/>
          <w:color w:val="000000"/>
          <w:sz w:val="24"/>
          <w:szCs w:val="24"/>
          <w:lang w:val="pt-BR"/>
        </w:rPr>
      </w:pPr>
      <w:r>
        <w:rPr>
          <w:rFonts w:ascii="Times New Roman" w:hAnsi="Times New Roman" w:eastAsia="Times New Roman" w:cs="Times New Roman"/>
          <w:color w:val="000000"/>
          <w:sz w:val="24"/>
          <w:lang w:val="pt-BR"/>
        </w:rPr>
        <w:t xml:space="preserve">NATIONAL GEOGRAPHIC. </w:t>
      </w:r>
      <w:r>
        <w:rPr>
          <w:rFonts w:ascii="Times New Roman" w:hAnsi="Times New Roman" w:eastAsia="Times New Roman" w:cs="Times New Roman"/>
          <w:b/>
          <w:bCs/>
          <w:color w:val="000000"/>
          <w:sz w:val="24"/>
          <w:lang w:val="pt-BR"/>
        </w:rPr>
        <w:t xml:space="preserve">Hedy</w:t>
      </w:r>
      <w:r>
        <w:rPr>
          <w:rFonts w:ascii="Times New Roman" w:hAnsi="Times New Roman" w:eastAsia="Times New Roman" w:cs="Times New Roman"/>
          <w:b/>
          <w:bCs/>
          <w:color w:val="000000"/>
          <w:sz w:val="24"/>
          <w:lang w:val="pt-BR"/>
        </w:rPr>
        <w:t xml:space="preserve"> Lamarr, a atriz que inventou o Wi-Fi</w:t>
      </w:r>
      <w:r>
        <w:rPr>
          <w:rFonts w:ascii="Times New Roman" w:hAnsi="Times New Roman" w:eastAsia="Times New Roman" w:cs="Times New Roman"/>
          <w:color w:val="000000"/>
          <w:sz w:val="24"/>
          <w:lang w:val="pt-BR"/>
        </w:rPr>
        <w:t xml:space="preserve">. Disponível em: </w:t>
      </w:r>
      <w:r>
        <w:rPr>
          <w:rFonts w:ascii="Times New Roman" w:hAnsi="Times New Roman" w:eastAsia="Times New Roman" w:cs="Times New Roman"/>
          <w:sz w:val="24"/>
          <w:lang w:val="pt-BR"/>
        </w:rPr>
        <w:t xml:space="preserve">https://www.nationalgeographic.pt/historia/hedy-lamarr-actriz-que-inventou-wi-fi_4488</w:t>
      </w:r>
      <w:r>
        <w:rPr>
          <w:rFonts w:ascii="Times New Roman" w:hAnsi="Times New Roman" w:eastAsia="Times New Roman" w:cs="Times New Roman"/>
          <w:color w:val="000000"/>
          <w:sz w:val="24"/>
          <w:lang w:val="pt-BR"/>
        </w:rPr>
        <w:t xml:space="preserve">. Acesso em: 29 jun. 2024.</w:t>
      </w:r>
      <w:r>
        <w:rPr>
          <w:rFonts w:ascii="Times New Roman" w:hAnsi="Times New Roman" w:eastAsia="Times New Roman" w:cs="Times New Roman"/>
          <w:color w:val="000000"/>
          <w:sz w:val="24"/>
          <w:szCs w:val="24"/>
          <w:lang w:val="pt-BR"/>
        </w:rPr>
      </w:r>
      <w:r>
        <w:rPr>
          <w:rFonts w:ascii="Times New Roman" w:hAnsi="Times New Roman" w:eastAsia="Times New Roman" w:cs="Times New Roman"/>
          <w:color w:val="000000"/>
          <w:sz w:val="24"/>
          <w:szCs w:val="24"/>
          <w:lang w:val="pt-BR"/>
        </w:rPr>
      </w:r>
    </w:p>
    <w:p>
      <w:pPr>
        <w:pBdr>
          <w:top w:val="none" w:color="000000" w:sz="4" w:space="0"/>
          <w:left w:val="none" w:color="000000" w:sz="4" w:space="0"/>
          <w:bottom w:val="none" w:color="000000" w:sz="4" w:space="0"/>
          <w:right w:val="none" w:color="000000" w:sz="4" w:space="0"/>
        </w:pBdr>
        <w:spacing w:line="360" w:lineRule="auto"/>
        <w:ind/>
        <w:jc w:val="both"/>
        <w:rPr>
          <w:rFonts w:ascii="Times New Roman" w:hAnsi="Times New Roman" w:eastAsia="Times New Roman" w:cs="Times New Roman"/>
          <w:color w:val="000000"/>
          <w:sz w:val="24"/>
          <w:szCs w:val="24"/>
          <w:lang w:val="pt-BR"/>
        </w:rPr>
      </w:pPr>
      <w:r>
        <w:rPr>
          <w:rFonts w:ascii="Times New Roman" w:hAnsi="Times New Roman" w:eastAsia="Times New Roman" w:cs="Times New Roman"/>
          <w:color w:val="000000"/>
          <w:sz w:val="24"/>
          <w:lang w:val="pt-BR"/>
        </w:rPr>
        <w:t xml:space="preserve">Projeto ENIGMA. </w:t>
      </w:r>
      <w:r>
        <w:rPr>
          <w:rFonts w:ascii="Times New Roman" w:hAnsi="Times New Roman" w:eastAsia="Times New Roman" w:cs="Times New Roman"/>
          <w:b/>
          <w:bCs/>
          <w:color w:val="000000"/>
          <w:sz w:val="24"/>
          <w:lang w:val="pt-BR"/>
        </w:rPr>
        <w:t xml:space="preserve">As Mulheres do ENIAC</w:t>
      </w:r>
      <w:r>
        <w:rPr>
          <w:rFonts w:ascii="Times New Roman" w:hAnsi="Times New Roman" w:eastAsia="Times New Roman" w:cs="Times New Roman"/>
          <w:color w:val="000000"/>
          <w:sz w:val="24"/>
          <w:lang w:val="pt-BR"/>
        </w:rPr>
        <w:t xml:space="preserve">. Disponível em: https://www.ufrgs.br/enigma/as-mulheres-do-eniac/. Acesso em: 22 jul. 2024.</w:t>
      </w:r>
      <w:r>
        <w:rPr>
          <w:rFonts w:ascii="Times New Roman" w:hAnsi="Times New Roman" w:eastAsia="Times New Roman" w:cs="Times New Roman"/>
          <w:color w:val="000000"/>
          <w:sz w:val="24"/>
          <w:szCs w:val="24"/>
          <w:lang w:val="pt-BR"/>
        </w:rPr>
      </w:r>
      <w:r>
        <w:rPr>
          <w:rFonts w:ascii="Times New Roman" w:hAnsi="Times New Roman" w:eastAsia="Times New Roman" w:cs="Times New Roman"/>
          <w:color w:val="000000"/>
          <w:sz w:val="24"/>
          <w:szCs w:val="24"/>
          <w:lang w:val="pt-BR"/>
        </w:rPr>
      </w:r>
    </w:p>
    <w:p>
      <w:pPr>
        <w:pBdr>
          <w:top w:val="none" w:color="000000" w:sz="4" w:space="0"/>
          <w:left w:val="none" w:color="000000" w:sz="4" w:space="0"/>
          <w:bottom w:val="none" w:color="000000" w:sz="4" w:space="0"/>
          <w:right w:val="none" w:color="000000" w:sz="4" w:space="0"/>
        </w:pBdr>
        <w:spacing w:line="360" w:lineRule="auto"/>
        <w:ind/>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lang w:val="pt-BR"/>
        </w:rPr>
        <w:t xml:space="preserve">REZENDE, Henrique. </w:t>
      </w:r>
      <w:r>
        <w:rPr>
          <w:rFonts w:ascii="Times New Roman" w:hAnsi="Times New Roman" w:eastAsia="Times New Roman" w:cs="Times New Roman"/>
          <w:b/>
          <w:bCs/>
          <w:color w:val="000000"/>
          <w:sz w:val="24"/>
          <w:lang w:val="pt-BR"/>
        </w:rPr>
        <w:t xml:space="preserve">A história de Roberta Williams e a </w:t>
      </w:r>
      <w:r>
        <w:rPr>
          <w:rFonts w:ascii="Times New Roman" w:hAnsi="Times New Roman" w:eastAsia="Times New Roman" w:cs="Times New Roman"/>
          <w:b/>
          <w:bCs/>
          <w:color w:val="000000"/>
          <w:sz w:val="24"/>
          <w:lang w:val="pt-BR"/>
        </w:rPr>
        <w:t xml:space="preserve">Sierra</w:t>
      </w:r>
      <w:r>
        <w:rPr>
          <w:rFonts w:ascii="Times New Roman" w:hAnsi="Times New Roman" w:eastAsia="Times New Roman" w:cs="Times New Roman"/>
          <w:b/>
          <w:bCs/>
          <w:color w:val="000000"/>
          <w:sz w:val="24"/>
          <w:lang w:val="pt-BR"/>
        </w:rPr>
        <w:t xml:space="preserve">: a marginalização das mulheres nos videogames</w:t>
      </w:r>
      <w:r>
        <w:rPr>
          <w:rFonts w:ascii="Times New Roman" w:hAnsi="Times New Roman" w:eastAsia="Times New Roman" w:cs="Times New Roman"/>
          <w:color w:val="000000"/>
          <w:sz w:val="24"/>
          <w:lang w:val="pt-BR"/>
        </w:rPr>
        <w:t xml:space="preserve">. </w:t>
      </w:r>
      <w:r>
        <w:rPr>
          <w:rFonts w:ascii="Times New Roman" w:hAnsi="Times New Roman" w:eastAsia="Times New Roman" w:cs="Times New Roman"/>
          <w:color w:val="000000"/>
          <w:sz w:val="24"/>
          <w:lang w:val="pt-BR"/>
        </w:rPr>
        <w:t xml:space="preserve">Overloadr</w:t>
      </w:r>
      <w:r>
        <w:rPr>
          <w:rFonts w:ascii="Times New Roman" w:hAnsi="Times New Roman" w:eastAsia="Times New Roman" w:cs="Times New Roman"/>
          <w:color w:val="000000"/>
          <w:sz w:val="24"/>
          <w:lang w:val="pt-BR"/>
        </w:rPr>
        <w:t xml:space="preserve">, 3 mar. 2020. Disponível em: https://www.overloadr.com.br/especiais/2020/3/historia-roberta-williams-sierra-marginalizacao-mulheres-videogames. </w:t>
      </w:r>
      <w:r>
        <w:rPr>
          <w:rFonts w:ascii="Times New Roman" w:hAnsi="Times New Roman" w:eastAsia="Times New Roman" w:cs="Times New Roman"/>
          <w:color w:val="000000"/>
          <w:sz w:val="24"/>
        </w:rPr>
        <w:t xml:space="preserve">Acesso</w:t>
      </w:r>
      <w:r>
        <w:rPr>
          <w:rFonts w:ascii="Times New Roman" w:hAnsi="Times New Roman" w:eastAsia="Times New Roman" w:cs="Times New Roman"/>
          <w:color w:val="000000"/>
          <w:sz w:val="24"/>
        </w:rPr>
        <w:t xml:space="preserve"> em: 22 </w:t>
      </w:r>
      <w:r>
        <w:rPr>
          <w:rFonts w:ascii="Times New Roman" w:hAnsi="Times New Roman" w:eastAsia="Times New Roman" w:cs="Times New Roman"/>
          <w:color w:val="000000"/>
          <w:sz w:val="24"/>
        </w:rPr>
        <w:t xml:space="preserve">jul.</w:t>
      </w:r>
      <w:r>
        <w:rPr>
          <w:rFonts w:ascii="Times New Roman" w:hAnsi="Times New Roman" w:eastAsia="Times New Roman" w:cs="Times New Roman"/>
          <w:color w:val="000000"/>
          <w:sz w:val="24"/>
        </w:rPr>
        <w:t xml:space="preserve"> 2024.</w:t>
      </w:r>
      <w:r>
        <w:rPr>
          <w:rFonts w:ascii="Times New Roman" w:hAnsi="Times New Roman" w:cs="Times New Roman"/>
          <w:color w:val="000000"/>
          <w:sz w:val="24"/>
          <w:szCs w:val="24"/>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line="360" w:lineRule="auto"/>
        <w:ind/>
        <w:jc w:val="both"/>
        <w:rPr>
          <w:rFonts w:ascii="Times New Roman" w:hAnsi="Times New Roman" w:cs="Times New Roman"/>
          <w:color w:val="000000"/>
          <w:sz w:val="24"/>
          <w:szCs w:val="24"/>
        </w:rPr>
      </w:pPr>
      <w:r>
        <w:rPr>
          <w:rFonts w:ascii="Times New Roman" w:hAnsi="Times New Roman" w:eastAsia="Times New Roman" w:cs="Times New Roman"/>
          <w:color w:val="000000"/>
          <w:sz w:val="24"/>
          <w:lang w:val="pt-BR"/>
        </w:rPr>
      </w:r>
      <w:r>
        <w:rPr>
          <w:rFonts w:ascii="Times New Roman" w:hAnsi="Times New Roman" w:eastAsia="Times New Roman" w:cs="Times New Roman"/>
          <w:color w:val="000000"/>
          <w:sz w:val="24"/>
          <w:lang w:val="pt-BR"/>
        </w:rPr>
        <w:t xml:space="preserve">SBC</w:t>
      </w:r>
      <w:r>
        <w:rPr>
          <w:rFonts w:ascii="Times New Roman" w:hAnsi="Times New Roman" w:eastAsia="Times New Roman" w:cs="Times New Roman"/>
          <w:color w:val="000000"/>
          <w:sz w:val="24"/>
          <w:lang w:val="pt-BR"/>
        </w:rPr>
        <w:t xml:space="preserve">. (2022). </w:t>
      </w:r>
      <w:r>
        <w:rPr>
          <w:rFonts w:ascii="Times New Roman" w:hAnsi="Times New Roman" w:eastAsia="Times New Roman" w:cs="Times New Roman"/>
          <w:b/>
          <w:bCs/>
          <w:color w:val="000000"/>
          <w:sz w:val="24"/>
          <w:lang w:val="pt-BR"/>
        </w:rPr>
        <w:t xml:space="preserve">Kathleen </w:t>
      </w:r>
      <w:r>
        <w:rPr>
          <w:rFonts w:ascii="Times New Roman" w:hAnsi="Times New Roman" w:eastAsia="Times New Roman" w:cs="Times New Roman"/>
          <w:b/>
          <w:bCs/>
          <w:color w:val="000000"/>
          <w:sz w:val="24"/>
          <w:lang w:val="pt-BR"/>
        </w:rPr>
        <w:t xml:space="preserve">Booth</w:t>
      </w:r>
      <w:r>
        <w:rPr>
          <w:rFonts w:ascii="Times New Roman" w:hAnsi="Times New Roman" w:eastAsia="Times New Roman" w:cs="Times New Roman"/>
          <w:b/>
          <w:bCs/>
          <w:color w:val="000000"/>
          <w:sz w:val="24"/>
          <w:lang w:val="pt-BR"/>
        </w:rPr>
        <w:t xml:space="preserve">: Programando seu lugar na computação</w:t>
      </w:r>
      <w:r>
        <w:rPr>
          <w:rFonts w:ascii="Times New Roman" w:hAnsi="Times New Roman" w:eastAsia="Times New Roman" w:cs="Times New Roman"/>
          <w:color w:val="000000"/>
          <w:sz w:val="24"/>
          <w:lang w:val="pt-BR"/>
        </w:rPr>
        <w:t xml:space="preserve">. Horizontes, Sociedade Brasileira de Computação. Disponível em: </w:t>
      </w:r>
      <w:r>
        <w:rPr>
          <w:rFonts w:ascii="Times New Roman" w:hAnsi="Times New Roman" w:eastAsia="Times New Roman" w:cs="Times New Roman"/>
          <w:sz w:val="24"/>
          <w:lang w:val="pt-BR"/>
        </w:rPr>
        <w:t xml:space="preserve">https://horizontes.sbc.org.br/index.php/2022/03/kathleen-booth-programando-seu-lugar-na-computacao/.</w:t>
      </w:r>
      <w:r>
        <w:rPr>
          <w:rFonts w:ascii="Times New Roman" w:hAnsi="Times New Roman" w:eastAsia="Times New Roman" w:cs="Times New Roman"/>
          <w:color w:val="000000"/>
          <w:sz w:val="24"/>
          <w:lang w:val="pt-BR"/>
        </w:rPr>
        <w:t xml:space="preserve"> </w:t>
      </w:r>
      <w:r>
        <w:rPr>
          <w:rFonts w:ascii="Times New Roman" w:hAnsi="Times New Roman" w:eastAsia="Times New Roman" w:cs="Times New Roman"/>
          <w:color w:val="000000"/>
          <w:sz w:val="24"/>
        </w:rPr>
        <w:t xml:space="preserve">Acesso</w:t>
      </w:r>
      <w:r>
        <w:rPr>
          <w:rFonts w:ascii="Times New Roman" w:hAnsi="Times New Roman" w:eastAsia="Times New Roman" w:cs="Times New Roman"/>
          <w:color w:val="000000"/>
          <w:sz w:val="24"/>
        </w:rPr>
        <w:t xml:space="preserve"> em: 8 jun. de 2024.</w:t>
      </w:r>
      <w:r>
        <w:rPr>
          <w:rFonts w:ascii="Times New Roman" w:hAnsi="Times New Roman" w:cs="Times New Roman"/>
          <w:color w:val="000000"/>
          <w:sz w:val="24"/>
          <w:szCs w:val="24"/>
        </w:rPr>
      </w:r>
      <w:r>
        <w:rPr>
          <w:rFonts w:ascii="Times New Roman" w:hAnsi="Times New Roman" w:cs="Times New Roman"/>
          <w:color w:val="000000"/>
          <w:sz w:val="24"/>
          <w:szCs w:val="24"/>
        </w:rPr>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r>
        <w:rPr>
          <w:rFonts w:ascii="Times New Roman" w:hAnsi="Times New Roman" w:cs="Times New Roman"/>
          <w:color w:val="000000"/>
          <w:sz w:val="24"/>
          <w:szCs w:val="24"/>
        </w:rPr>
      </w:r>
    </w:p>
    <w:p>
      <w:pPr>
        <w:pBdr>
          <w:top w:val="none" w:color="000000" w:sz="4" w:space="0"/>
          <w:left w:val="none" w:color="000000" w:sz="4" w:space="0"/>
          <w:bottom w:val="none" w:color="000000" w:sz="4" w:space="0"/>
          <w:right w:val="none" w:color="000000" w:sz="4" w:space="0"/>
        </w:pBdr>
        <w:spacing w:line="360" w:lineRule="auto"/>
        <w:ind/>
        <w:jc w:val="both"/>
        <w:rPr>
          <w:rFonts w:ascii="Times New Roman" w:hAnsi="Times New Roman" w:eastAsia="Times New Roman" w:cs="Times New Roman"/>
          <w:color w:val="000000"/>
          <w:sz w:val="24"/>
          <w:szCs w:val="24"/>
          <w:lang w:val="pt-BR"/>
        </w:rPr>
      </w:pPr>
      <w:r>
        <w:rPr>
          <w:rFonts w:ascii="Times New Roman" w:hAnsi="Times New Roman" w:eastAsia="Times New Roman" w:cs="Times New Roman"/>
          <w:color w:val="000000"/>
          <w:sz w:val="24"/>
        </w:rPr>
        <w:t xml:space="preserve">SCIENCE MUSEUM. </w:t>
      </w:r>
      <w:r>
        <w:rPr>
          <w:rFonts w:ascii="Times New Roman" w:hAnsi="Times New Roman" w:eastAsia="Times New Roman" w:cs="Times New Roman"/>
          <w:b/>
          <w:bCs/>
          <w:color w:val="000000"/>
          <w:sz w:val="24"/>
        </w:rPr>
        <w:t xml:space="preserve">Charles Babbage’s Difference Engines and the Science Museum</w:t>
      </w:r>
      <w:r>
        <w:rPr>
          <w:rFonts w:ascii="Times New Roman" w:hAnsi="Times New Roman" w:eastAsia="Times New Roman" w:cs="Times New Roman"/>
          <w:color w:val="000000"/>
          <w:sz w:val="24"/>
        </w:rPr>
        <w:t xml:space="preserve">. </w:t>
      </w:r>
      <w:r>
        <w:rPr>
          <w:rFonts w:ascii="Times New Roman" w:hAnsi="Times New Roman" w:eastAsia="Times New Roman" w:cs="Times New Roman"/>
          <w:color w:val="000000"/>
          <w:sz w:val="24"/>
          <w:lang w:val="pt-BR"/>
        </w:rPr>
        <w:t xml:space="preserve">Disponível em: </w:t>
      </w:r>
      <w:r>
        <w:rPr>
          <w:rFonts w:ascii="Times New Roman" w:hAnsi="Times New Roman" w:eastAsia="Times New Roman" w:cs="Times New Roman"/>
          <w:sz w:val="24"/>
          <w:lang w:val="pt-BR"/>
        </w:rPr>
        <w:t xml:space="preserve">https://www.sciencemuseum.org.uk/objects-and-stories/charles-babbages-difference-engines-and-science-museum</w:t>
      </w:r>
      <w:r>
        <w:rPr>
          <w:rFonts w:ascii="Times New Roman" w:hAnsi="Times New Roman" w:eastAsia="Times New Roman" w:cs="Times New Roman"/>
          <w:color w:val="000000"/>
          <w:sz w:val="24"/>
          <w:lang w:val="pt-BR"/>
        </w:rPr>
        <w:t xml:space="preserve">. Acesso em: 18 mai. de 2024.</w:t>
      </w:r>
      <w:r>
        <w:rPr>
          <w:rFonts w:ascii="Times New Roman" w:hAnsi="Times New Roman" w:eastAsia="Times New Roman" w:cs="Times New Roman"/>
          <w:color w:val="000000"/>
          <w:sz w:val="24"/>
          <w:szCs w:val="24"/>
          <w:lang w:val="pt-BR"/>
        </w:rPr>
      </w:r>
      <w:r>
        <w:rPr>
          <w:rFonts w:ascii="Times New Roman" w:hAnsi="Times New Roman" w:eastAsia="Times New Roman" w:cs="Times New Roman"/>
          <w:color w:val="000000"/>
          <w:sz w:val="24"/>
          <w:szCs w:val="24"/>
          <w:lang w:val="pt-BR"/>
        </w:rPr>
      </w:r>
    </w:p>
    <w:p>
      <w:pPr>
        <w:pBdr>
          <w:top w:val="none" w:color="000000" w:sz="4" w:space="0"/>
          <w:left w:val="none" w:color="000000" w:sz="4" w:space="0"/>
          <w:bottom w:val="none" w:color="000000" w:sz="4" w:space="0"/>
          <w:right w:val="none" w:color="000000" w:sz="4" w:space="0"/>
        </w:pBdr>
        <w:spacing w:line="360" w:lineRule="auto"/>
        <w:ind/>
        <w:jc w:val="both"/>
        <w:rPr>
          <w:rFonts w:ascii="Times New Roman" w:hAnsi="Times New Roman" w:eastAsia="Times New Roman" w:cs="Times New Roman"/>
          <w:color w:val="000000"/>
          <w:sz w:val="24"/>
          <w:szCs w:val="24"/>
          <w:lang w:val="pt-BR"/>
        </w:rPr>
      </w:pPr>
      <w:r>
        <w:rPr>
          <w:rFonts w:ascii="Times New Roman" w:hAnsi="Times New Roman" w:eastAsia="Times New Roman" w:cs="Times New Roman"/>
          <w:color w:val="000000"/>
          <w:sz w:val="24"/>
          <w:lang w:val="pt-BR"/>
        </w:rPr>
        <w:t xml:space="preserve">SOUZA, Juliana. </w:t>
      </w:r>
      <w:r>
        <w:rPr>
          <w:rFonts w:ascii="Times New Roman" w:hAnsi="Times New Roman" w:eastAsia="Times New Roman" w:cs="Times New Roman"/>
          <w:b/>
          <w:bCs/>
          <w:color w:val="000000"/>
          <w:sz w:val="24"/>
          <w:lang w:val="pt-BR"/>
        </w:rPr>
        <w:t xml:space="preserve">Margaret Hamilton: mãe, cientista na liderança do Apollo 11</w:t>
      </w:r>
      <w:r>
        <w:rPr>
          <w:rFonts w:ascii="Times New Roman" w:hAnsi="Times New Roman" w:eastAsia="Times New Roman" w:cs="Times New Roman"/>
          <w:color w:val="000000"/>
          <w:sz w:val="24"/>
          <w:lang w:val="pt-BR"/>
        </w:rPr>
        <w:t xml:space="preserve">. Horizontes, 2021. Disponível em: https://horizontes.sbc.org.br/index.php/2021/05/margaret-hamilton-mae-cientista-na-lideranca-do-apollo-11/. Acesso em: 10 jun. 2024.</w:t>
      </w:r>
      <w:r>
        <w:rPr>
          <w:rFonts w:ascii="Times New Roman" w:hAnsi="Times New Roman" w:eastAsia="Times New Roman" w:cs="Times New Roman"/>
          <w:color w:val="000000"/>
          <w:sz w:val="24"/>
          <w:szCs w:val="24"/>
          <w:lang w:val="pt-BR"/>
        </w:rPr>
      </w:r>
      <w:r>
        <w:rPr>
          <w:rFonts w:ascii="Times New Roman" w:hAnsi="Times New Roman" w:eastAsia="Times New Roman" w:cs="Times New Roman"/>
          <w:color w:val="000000"/>
          <w:sz w:val="24"/>
          <w:szCs w:val="24"/>
          <w:lang w:val="pt-BR"/>
        </w:rPr>
      </w:r>
    </w:p>
    <w:p>
      <w:pPr>
        <w:pBdr>
          <w:top w:val="none" w:color="000000" w:sz="4" w:space="0"/>
          <w:left w:val="none" w:color="000000" w:sz="4" w:space="0"/>
          <w:bottom w:val="none" w:color="000000" w:sz="4" w:space="0"/>
          <w:right w:val="none" w:color="000000" w:sz="4" w:space="0"/>
        </w:pBdr>
        <w:spacing w:line="360" w:lineRule="auto"/>
        <w:ind/>
        <w:jc w:val="both"/>
        <w:rPr>
          <w:rFonts w:ascii="Times New Roman" w:hAnsi="Times New Roman" w:eastAsia="Times New Roman" w:cs="Times New Roman"/>
          <w:sz w:val="24"/>
          <w:szCs w:val="24"/>
          <w:lang w:val="pt-BR"/>
        </w:rPr>
      </w:pPr>
      <w:r>
        <w:rPr>
          <w:rFonts w:ascii="Times New Roman" w:hAnsi="Times New Roman" w:eastAsia="Times New Roman" w:cs="Times New Roman"/>
          <w:color w:val="000000"/>
          <w:sz w:val="24"/>
          <w:lang w:val="pt-BR"/>
        </w:rPr>
        <w:t xml:space="preserve">TORRES, Bolívar. </w:t>
      </w:r>
      <w:r>
        <w:rPr>
          <w:rFonts w:ascii="Times New Roman" w:hAnsi="Times New Roman" w:eastAsia="Times New Roman" w:cs="Times New Roman"/>
          <w:b/>
          <w:bCs/>
          <w:color w:val="000000"/>
          <w:sz w:val="24"/>
          <w:lang w:val="pt-BR"/>
        </w:rPr>
        <w:t xml:space="preserve">Radia Perlman, cientista da computação: 'Os engenheiros deveriam detestar a tecnologia'</w:t>
      </w:r>
      <w:r>
        <w:rPr>
          <w:rFonts w:ascii="Times New Roman" w:hAnsi="Times New Roman" w:eastAsia="Times New Roman" w:cs="Times New Roman"/>
          <w:color w:val="000000"/>
          <w:sz w:val="24"/>
          <w:lang w:val="pt-BR"/>
        </w:rPr>
        <w:t xml:space="preserve">. O Globo, 24 maio 2015. Disponível em: https://oglobo.globo.com/brasil/conte-algo-que-nao-sei/radia-perlman-cientista-da-computacao-os-engenheiros-deveriam-detestar-tecnologia-16358474. Acesso em: 09 jun. 2024.</w:t>
      </w: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r>
    </w:p>
    <w:p>
      <w:pPr>
        <w:pBdr>
          <w:top w:val="none" w:color="000000" w:sz="4" w:space="0"/>
          <w:left w:val="none" w:color="000000" w:sz="4" w:space="0"/>
          <w:bottom w:val="none" w:color="000000" w:sz="4" w:space="0"/>
          <w:right w:val="none" w:color="000000" w:sz="4" w:space="0"/>
        </w:pBdr>
        <w:spacing w:line="360" w:lineRule="auto"/>
        <w:ind/>
        <w:jc w:val="both"/>
        <w:rPr>
          <w:rFonts w:ascii="Times New Roman" w:hAnsi="Times New Roman" w:eastAsia="Times New Roman" w:cs="Times New Roman"/>
          <w:color w:val="000000"/>
          <w:sz w:val="24"/>
          <w:szCs w:val="24"/>
          <w:lang w:val="pt-BR"/>
        </w:rPr>
      </w:pPr>
      <w:r>
        <w:rPr>
          <w:rFonts w:ascii="Times New Roman" w:hAnsi="Times New Roman" w:eastAsia="Times New Roman" w:cs="Times New Roman"/>
          <w:color w:val="000000"/>
          <w:sz w:val="24"/>
        </w:rPr>
        <w:t xml:space="preserve">Telegraph. </w:t>
      </w:r>
      <w:r>
        <w:rPr>
          <w:rFonts w:ascii="Times New Roman" w:hAnsi="Times New Roman" w:eastAsia="Times New Roman" w:cs="Times New Roman"/>
          <w:b/>
          <w:bCs/>
          <w:color w:val="000000"/>
          <w:sz w:val="24"/>
        </w:rPr>
        <w:t xml:space="preserve">Kathleen Booth, computer pioneer who made </w:t>
      </w:r>
      <w:r>
        <w:rPr>
          <w:rFonts w:ascii="Times New Roman" w:hAnsi="Times New Roman" w:eastAsia="Times New Roman" w:cs="Times New Roman"/>
          <w:b/>
          <w:bCs/>
          <w:color w:val="000000"/>
          <w:sz w:val="24"/>
        </w:rPr>
        <w:t xml:space="preserve">major breakthrough</w:t>
      </w:r>
      <w:r>
        <w:rPr>
          <w:rFonts w:ascii="Times New Roman" w:hAnsi="Times New Roman" w:eastAsia="Times New Roman" w:cs="Times New Roman"/>
          <w:color w:val="000000"/>
          <w:sz w:val="24"/>
        </w:rPr>
        <w:t xml:space="preserve">. </w:t>
      </w:r>
      <w:r>
        <w:rPr>
          <w:rFonts w:ascii="Times New Roman" w:hAnsi="Times New Roman" w:eastAsia="Times New Roman" w:cs="Times New Roman"/>
          <w:color w:val="000000"/>
          <w:sz w:val="24"/>
          <w:lang w:val="pt-BR"/>
        </w:rPr>
        <w:t xml:space="preserve">Obituaries</w:t>
      </w:r>
      <w:r>
        <w:rPr>
          <w:rFonts w:ascii="Times New Roman" w:hAnsi="Times New Roman" w:eastAsia="Times New Roman" w:cs="Times New Roman"/>
          <w:color w:val="000000"/>
          <w:sz w:val="24"/>
          <w:lang w:val="pt-BR"/>
        </w:rPr>
        <w:t xml:space="preserve">, 25 out. 2022. Disponível em: </w:t>
      </w:r>
      <w:r>
        <w:rPr>
          <w:rFonts w:ascii="Times New Roman" w:hAnsi="Times New Roman" w:eastAsia="Times New Roman" w:cs="Times New Roman"/>
          <w:sz w:val="24"/>
          <w:lang w:val="pt-BR"/>
        </w:rPr>
        <w:t xml:space="preserve">https://www.telegraph.co.uk/obituaries/2022/10/25/kathleen-booth-computer-pioneer-who-made-major-breakthrough/</w:t>
      </w:r>
      <w:r>
        <w:rPr>
          <w:rFonts w:ascii="Times New Roman" w:hAnsi="Times New Roman" w:eastAsia="Times New Roman" w:cs="Times New Roman"/>
          <w:color w:val="000000"/>
          <w:sz w:val="24"/>
          <w:lang w:val="pt-BR"/>
        </w:rPr>
        <w:t xml:space="preserve">. Acesso em: 29 jun. 2024.</w:t>
      </w:r>
      <w:r>
        <w:rPr>
          <w:rFonts w:ascii="Times New Roman" w:hAnsi="Times New Roman" w:eastAsia="Times New Roman" w:cs="Times New Roman"/>
          <w:color w:val="000000"/>
          <w:sz w:val="24"/>
          <w:szCs w:val="24"/>
          <w:lang w:val="pt-BR"/>
        </w:rPr>
      </w:r>
      <w:r>
        <w:rPr>
          <w:rFonts w:ascii="Times New Roman" w:hAnsi="Times New Roman" w:eastAsia="Times New Roman" w:cs="Times New Roman"/>
          <w:color w:val="000000"/>
          <w:sz w:val="24"/>
          <w:szCs w:val="24"/>
          <w:lang w:val="pt-BR"/>
        </w:rPr>
      </w:r>
    </w:p>
    <w:p>
      <w:pPr>
        <w:pBdr>
          <w:top w:val="none" w:color="000000" w:sz="4" w:space="0"/>
          <w:left w:val="none" w:color="000000" w:sz="4" w:space="0"/>
          <w:bottom w:val="none" w:color="000000" w:sz="4" w:space="0"/>
          <w:right w:val="none" w:color="000000" w:sz="4" w:space="0"/>
        </w:pBdr>
        <w:spacing w:line="360" w:lineRule="auto"/>
        <w:ind/>
        <w:jc w:val="both"/>
        <w:rPr>
          <w:rFonts w:ascii="Times New Roman" w:hAnsi="Times New Roman" w:eastAsia="Times New Roman" w:cs="Times New Roman"/>
          <w:color w:val="000000"/>
          <w:sz w:val="24"/>
          <w:szCs w:val="24"/>
          <w:lang w:val="pt-BR"/>
        </w:rPr>
      </w:pPr>
      <w:r>
        <w:rPr>
          <w:rFonts w:ascii="Times New Roman" w:hAnsi="Times New Roman" w:eastAsia="Times New Roman" w:cs="Times New Roman"/>
          <w:color w:val="000000"/>
          <w:sz w:val="24"/>
          <w:lang w:val="pt-BR"/>
        </w:rPr>
        <w:t xml:space="preserve">UFRGS.</w:t>
      </w:r>
      <w:r>
        <w:rPr>
          <w:rFonts w:ascii="Times New Roman" w:hAnsi="Times New Roman" w:eastAsia="Times New Roman" w:cs="Times New Roman"/>
          <w:i/>
          <w:color w:val="000000"/>
          <w:sz w:val="24"/>
          <w:lang w:val="pt-BR"/>
        </w:rPr>
        <w:t xml:space="preserve"> Projeto ENIGMA</w:t>
      </w:r>
      <w:r>
        <w:rPr>
          <w:rFonts w:ascii="Times New Roman" w:hAnsi="Times New Roman" w:eastAsia="Times New Roman" w:cs="Times New Roman"/>
          <w:color w:val="000000"/>
          <w:sz w:val="24"/>
          <w:lang w:val="pt-BR"/>
        </w:rPr>
        <w:t xml:space="preserve">. Disponível em: </w:t>
      </w:r>
      <w:r>
        <w:rPr>
          <w:rFonts w:ascii="Times New Roman" w:hAnsi="Times New Roman" w:eastAsia="Times New Roman" w:cs="Times New Roman"/>
          <w:sz w:val="24"/>
          <w:lang w:val="pt-BR"/>
        </w:rPr>
        <w:t xml:space="preserve">https://www.ufrgs.br/enigma/edith-ranzini/</w:t>
      </w:r>
      <w:r>
        <w:rPr>
          <w:rFonts w:ascii="Times New Roman" w:hAnsi="Times New Roman" w:eastAsia="Times New Roman" w:cs="Times New Roman"/>
          <w:color w:val="000000"/>
          <w:sz w:val="24"/>
          <w:lang w:val="pt-BR"/>
        </w:rPr>
        <w:t xml:space="preserve">. Acesso em: 22 jul. 2024.</w:t>
      </w:r>
      <w:r>
        <w:rPr>
          <w:rFonts w:ascii="Times New Roman" w:hAnsi="Times New Roman" w:eastAsia="Times New Roman" w:cs="Times New Roman"/>
          <w:color w:val="000000"/>
          <w:sz w:val="24"/>
          <w:szCs w:val="24"/>
          <w:lang w:val="pt-BR"/>
        </w:rPr>
      </w:r>
      <w:r>
        <w:rPr>
          <w:rFonts w:ascii="Times New Roman" w:hAnsi="Times New Roman" w:eastAsia="Times New Roman" w:cs="Times New Roman"/>
          <w:color w:val="000000"/>
          <w:sz w:val="24"/>
          <w:szCs w:val="24"/>
          <w:lang w:val="pt-BR"/>
        </w:rPr>
      </w:r>
    </w:p>
    <w:p>
      <w:pPr>
        <w:pBdr>
          <w:top w:val="none" w:color="000000" w:sz="4" w:space="0"/>
          <w:left w:val="none" w:color="000000" w:sz="4" w:space="0"/>
          <w:bottom w:val="none" w:color="000000" w:sz="4" w:space="0"/>
          <w:right w:val="none" w:color="000000" w:sz="4" w:space="0"/>
        </w:pBdr>
        <w:spacing w:line="360" w:lineRule="auto"/>
        <w:ind/>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lang w:val="pt-BR"/>
        </w:rPr>
        <w:t xml:space="preserve">UNIFEI. </w:t>
      </w:r>
      <w:r>
        <w:rPr>
          <w:rFonts w:ascii="Times New Roman" w:hAnsi="Times New Roman" w:eastAsia="Times New Roman" w:cs="Times New Roman"/>
          <w:b/>
          <w:bCs/>
          <w:color w:val="000000"/>
          <w:sz w:val="24"/>
          <w:lang w:val="pt-BR"/>
        </w:rPr>
        <w:t xml:space="preserve">Personalidades do Muro: Sinhá Moreira</w:t>
      </w:r>
      <w:r>
        <w:rPr>
          <w:rFonts w:ascii="Times New Roman" w:hAnsi="Times New Roman" w:eastAsia="Times New Roman" w:cs="Times New Roman"/>
          <w:color w:val="000000"/>
          <w:sz w:val="24"/>
          <w:lang w:val="pt-BR"/>
        </w:rPr>
        <w:t xml:space="preserve">.</w:t>
      </w:r>
      <w:r>
        <w:rPr>
          <w:rFonts w:ascii="Times New Roman" w:hAnsi="Times New Roman" w:eastAsia="Times New Roman" w:cs="Times New Roman"/>
          <w:color w:val="000000"/>
          <w:sz w:val="24"/>
          <w:lang w:val="pt-BR"/>
        </w:rPr>
        <w:t xml:space="preserve"> Disponível em: https://unifei.edu.br/personalidades-do-muro/extensao/sinha-moreira. </w:t>
      </w:r>
      <w:r>
        <w:rPr>
          <w:rFonts w:ascii="Times New Roman" w:hAnsi="Times New Roman" w:eastAsia="Times New Roman" w:cs="Times New Roman"/>
          <w:color w:val="000000"/>
          <w:sz w:val="24"/>
        </w:rPr>
        <w:t xml:space="preserve">Acesso</w:t>
      </w:r>
      <w:r>
        <w:rPr>
          <w:rFonts w:ascii="Times New Roman" w:hAnsi="Times New Roman" w:eastAsia="Times New Roman" w:cs="Times New Roman"/>
          <w:color w:val="000000"/>
          <w:sz w:val="24"/>
        </w:rPr>
        <w:t xml:space="preserve"> em: 9 jun. 2024.</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Bdr>
          <w:top w:val="none" w:color="000000" w:sz="4" w:space="0"/>
          <w:left w:val="none" w:color="000000" w:sz="4" w:space="0"/>
          <w:bottom w:val="none" w:color="000000" w:sz="4" w:space="0"/>
          <w:right w:val="none" w:color="000000" w:sz="4" w:space="0"/>
        </w:pBdr>
        <w:spacing w:line="360" w:lineRule="auto"/>
        <w:ind/>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lang w:val="pt-BR"/>
        </w:rPr>
        <w:t xml:space="preserve">YALE. </w:t>
      </w:r>
      <w:r>
        <w:rPr>
          <w:rFonts w:ascii="Times New Roman" w:hAnsi="Times New Roman" w:eastAsia="Times New Roman" w:cs="Times New Roman"/>
          <w:b/>
          <w:bCs/>
          <w:color w:val="000000"/>
          <w:sz w:val="24"/>
          <w:lang w:val="pt-BR"/>
        </w:rPr>
        <w:t xml:space="preserve">Biography</w:t>
      </w:r>
      <w:r>
        <w:rPr>
          <w:rFonts w:ascii="Times New Roman" w:hAnsi="Times New Roman" w:eastAsia="Times New Roman" w:cs="Times New Roman"/>
          <w:b/>
          <w:bCs/>
          <w:color w:val="000000"/>
          <w:sz w:val="24"/>
          <w:lang w:val="pt-BR"/>
        </w:rPr>
        <w:t xml:space="preserve">: Grace Murray Hopper</w:t>
      </w:r>
      <w:r>
        <w:rPr>
          <w:rFonts w:ascii="Times New Roman" w:hAnsi="Times New Roman" w:eastAsia="Times New Roman" w:cs="Times New Roman"/>
          <w:color w:val="000000"/>
          <w:sz w:val="24"/>
          <w:lang w:val="pt-BR"/>
        </w:rPr>
        <w:t xml:space="preserve">. Disponível em: </w:t>
      </w:r>
      <w:r>
        <w:rPr>
          <w:rFonts w:ascii="Times New Roman" w:hAnsi="Times New Roman" w:eastAsia="Times New Roman" w:cs="Times New Roman"/>
          <w:sz w:val="24"/>
          <w:lang w:val="pt-BR"/>
        </w:rPr>
        <w:t xml:space="preserve">https://president.yale.edu/biography-grace-murray-hopper</w:t>
      </w:r>
      <w:r>
        <w:rPr>
          <w:rFonts w:ascii="Times New Roman" w:hAnsi="Times New Roman" w:eastAsia="Times New Roman" w:cs="Times New Roman"/>
          <w:color w:val="000000"/>
          <w:sz w:val="24"/>
          <w:lang w:val="pt-BR"/>
        </w:rPr>
        <w:t xml:space="preserve">. </w:t>
      </w:r>
      <w:r>
        <w:rPr>
          <w:rFonts w:ascii="Times New Roman" w:hAnsi="Times New Roman" w:eastAsia="Times New Roman" w:cs="Times New Roman"/>
          <w:color w:val="000000"/>
          <w:sz w:val="24"/>
        </w:rPr>
        <w:t xml:space="preserve">Acesso</w:t>
      </w:r>
      <w:r>
        <w:rPr>
          <w:rFonts w:ascii="Times New Roman" w:hAnsi="Times New Roman" w:eastAsia="Times New Roman" w:cs="Times New Roman"/>
          <w:color w:val="000000"/>
          <w:sz w:val="24"/>
        </w:rPr>
        <w:t xml:space="preserve"> em: 22 </w:t>
      </w:r>
      <w:r>
        <w:rPr>
          <w:rFonts w:ascii="Times New Roman" w:hAnsi="Times New Roman" w:eastAsia="Times New Roman" w:cs="Times New Roman"/>
          <w:color w:val="000000"/>
          <w:sz w:val="24"/>
        </w:rPr>
        <w:t xml:space="preserve">jul.</w:t>
      </w:r>
      <w:r>
        <w:rPr>
          <w:rFonts w:ascii="Times New Roman" w:hAnsi="Times New Roman" w:eastAsia="Times New Roman" w:cs="Times New Roman"/>
          <w:color w:val="000000"/>
          <w:sz w:val="24"/>
        </w:rPr>
        <w:t xml:space="preserve"> 2024.</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Bdr>
          <w:top w:val="none" w:color="000000" w:sz="4" w:space="0"/>
          <w:left w:val="none" w:color="000000" w:sz="4" w:space="0"/>
          <w:bottom w:val="none" w:color="000000" w:sz="4" w:space="0"/>
          <w:right w:val="none" w:color="000000" w:sz="4" w:space="0"/>
        </w:pBdr>
        <w:spacing w:line="360" w:lineRule="auto"/>
        <w:ind/>
        <w:jc w:val="both"/>
        <w:rPr>
          <w:rFonts w:ascii="Times New Roman" w:hAnsi="Times New Roman" w:eastAsia="Times New Roman" w:cs="Times New Roman"/>
          <w:color w:val="000000"/>
          <w:sz w:val="24"/>
        </w:rPr>
      </w:pPr>
      <w:r>
        <w:rPr>
          <w:rFonts w:ascii="Times New Roman" w:hAnsi="Times New Roman" w:eastAsia="Times New Roman" w:cs="Times New Roman"/>
          <w:color w:val="000000"/>
          <w:sz w:val="24"/>
          <w:lang w:val="pt-BR"/>
          <w:rPrChange w:id="28" w:author="Lucio Pereira Neves" w:date="2024-08-01T16:31:00Z">
            <w:rPr>
              <w:rFonts w:ascii="Times New Roman" w:hAnsi="Times New Roman" w:eastAsia="Times New Roman" w:cs="Times New Roman"/>
              <w:color w:val="000000"/>
              <w:sz w:val="24"/>
            </w:rPr>
          </w:rPrChange>
        </w:rPr>
      </w:r>
      <w:r>
        <w:rPr>
          <w:rFonts w:ascii="Times New Roman" w:hAnsi="Times New Roman" w:eastAsia="Times New Roman" w:cs="Times New Roman"/>
          <w:color w:val="000000"/>
          <w:sz w:val="24"/>
        </w:rPr>
      </w:r>
    </w:p>
    <w:sectPr>
      <w:headerReference w:type="default" r:id="rId9"/>
      <w:footerReference w:type="default" r:id="rId10"/>
      <w:footnotePr/>
      <w:endnotePr/>
      <w:type w:val="nextPage"/>
      <w:pgSz w:h="16838" w:orient="portrait" w:w="11906"/>
      <w:pgMar w:top="1701" w:right="1134" w:bottom="1134" w:left="1701" w:header="709" w:footer="709" w:gutter="0"/>
      <w:cols w:num="1" w:sep="0" w:space="708" w:equalWidth="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me15degrees" w:date="2024-07-22T22:59:00Z" w:initials="m">
    <w:p w14:paraId="00000001" w14:textId="00000001">
      <w:pPr>
        <w:spacing w:line="240" w:after="0" w:lineRule="auto" w:before="0"/>
        <w:ind w:firstLine="0" w:left="0" w:right="0"/>
        <w:jc w:val="left"/>
      </w:pPr>
      <w:r>
        <w:rPr>
          <w:rFonts w:eastAsia="Arial" w:ascii="Arial" w:hAnsi="Arial" w:cs="Arial"/>
          <w:sz w:val="22"/>
        </w:rPr>
        <w:t xml:space="preserve">Não entendi o que foi comentado pela imagem</w:t>
      </w:r>
    </w:p>
  </w:comment>
  <w:comment w:id="0" w:author="Lucio Pereira Neves" w:date="2024-05-24T21:59:00Z" w:initials="LPN">
    <w:p w14:paraId="00000002" w14:textId="00000002">
      <w:pPr>
        <w:spacing w:line="240" w:after="0" w:lineRule="auto" w:before="0"/>
        <w:ind w:firstLine="0" w:left="0" w:right="0"/>
        <w:jc w:val="left"/>
      </w:pPr>
      <w:r>
        <w:rPr>
          <w:rFonts w:eastAsia="Arial" w:ascii="Arial" w:hAnsi="Arial" w:cs="Arial"/>
          <w:sz w:val="22"/>
        </w:rPr>
        <w:t xml:space="preserve">Não sei bem onde colocar esta frase … na verdade, algumas referencias não serão da SophiA ….</w:t>
      </w:r>
    </w:p>
  </w:comment>
</w:comments>
</file>

<file path=word/commentsDocument.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Lucio Pereira Neves" w:date="2024-05-24T21:05:00Z" w:initials="LPN">
    <w:p w14:paraId="00000001" w14:textId="00000001">
      <w:pPr>
        <w:spacing w:line="240" w:after="0" w:lineRule="auto" w:before="0"/>
        <w:ind w:firstLine="0" w:left="0" w:right="0"/>
        <w:jc w:val="left"/>
      </w:pPr>
      <w:r>
        <w:rPr>
          <w:rFonts w:eastAsia="Arial" w:ascii="Arial" w:hAnsi="Arial" w:cs="Arial"/>
          <w:sz w:val="22"/>
        </w:rPr>
        <w:t xml:space="preserve">A imagem deve estar em português</w:t>
      </w:r>
    </w:p>
  </w:comment>
  <w:comment w:id="1" w:author="Lucio Pereira Neves" w:date="2024-05-24T20:42:00Z" w:initials="LPN">
    <w:p w14:paraId="00000002" w14:textId="00000002">
      <w:pPr>
        <w:spacing w:line="240" w:after="0" w:lineRule="auto" w:before="0"/>
        <w:ind w:firstLine="0" w:left="0" w:right="0"/>
        <w:jc w:val="left"/>
      </w:pPr>
      <w:r>
        <w:rPr>
          <w:rFonts w:eastAsia="Arial" w:ascii="Arial" w:hAnsi="Arial" w:cs="Arial"/>
          <w:sz w:val="22"/>
        </w:rPr>
        <w:t xml:space="preserve">A figura está excelente, mas not que as chaves estão um pouco deslocadas.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1" w15:done="1"/>
  <w15:commentEx w15:paraId="00000002" w15:done="1"/>
</w15:commentsEx>
</file>

<file path=word/commentsExtendedDocument.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1" w15:done="1"/>
  <w15:commentEx w15:paraId="0000000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6D982183" w16cex:dateUtc="2024-07-23T01:59:00Z"/>
  <w16cex:commentExtensible w16cex:durableId="38A83D9B" w16cex:dateUtc="2024-05-25T00:59:00Z"/>
</w16cex:commentsExtensible>
</file>

<file path=word/commentsExtensibleDocument.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3ED95807" w16cex:dateUtc="2024-05-25T00:05:00Z"/>
  <w16cex:commentExtensible w16cex:durableId="73C38337" w16cex:dateUtc="2024-05-24T23:42:00Z"/>
</w16cex:commentsExtensible>
</file>

<file path=word/commentsIds.xml><?xml version="1.0" encoding="utf-8"?>
<w16cid:commentsIds xmlns:mc="http://schemas.openxmlformats.org/markup-compatibility/2006" xmlns:w16cid="http://schemas.microsoft.com/office/word/2016/wordml/cid" mc:Ignorable="w16cid">
  <w16cid:commentId w16cid:paraId="00000001" w16cid:durableId="6D982183"/>
  <w16cid:commentId w16cid:paraId="00000002" w16cid:durableId="38A83D9B"/>
</w16cid:commentsIds>
</file>

<file path=word/commentsIdsDocument.xml><?xml version="1.0" encoding="utf-8"?>
<w16cid:commentsIds xmlns:mc="http://schemas.openxmlformats.org/markup-compatibility/2006" xmlns:w16cid="http://schemas.microsoft.com/office/word/2016/wordml/cid" mc:Ignorable="w16cid">
  <w16cid:commentId w16cid:paraId="00000001" w16cid:durableId="3ED95807"/>
  <w16cid:commentId w16cid:paraId="00000002" w16cid:durableId="73C38337"/>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Symbol">
    <w:panose1 w:val="05010000000000000000"/>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86"/>
      <w:pBdr/>
      <w:spacing/>
      <w:ind/>
      <w:jc w:val="right"/>
      <w:rPr>
        <w:rFonts w:ascii="Times New Roman" w:hAnsi="Times New Roman" w:cs="Times New Roman"/>
      </w:rPr>
    </w:pPr>
    <w:r>
      <w:fldChar w:fldCharType="begin"/>
    </w:r>
    <w:r>
      <w:instrText xml:space="preserve">PAGE \* MERGEFORMAT</w:instrText>
    </w:r>
    <w:r>
      <w:fldChar w:fldCharType="separate"/>
    </w:r>
    <w:r>
      <w:rPr>
        <w:rFonts w:ascii="Times New Roman" w:hAnsi="Times New Roman" w:eastAsia="Times New Roman" w:cs="Times New Roman"/>
      </w:rPr>
      <w:t xml:space="preserve">1</w:t>
    </w:r>
    <w:r>
      <w:rPr>
        <w:rFonts w:ascii="Times New Roman" w:hAnsi="Times New Roman" w:eastAsia="Times New Roman" w:cs="Times New Roman"/>
      </w:rPr>
      <w:fldChar w:fldCharType="end"/>
    </w:r>
    <w:r>
      <w:rPr>
        <w:rFonts w:ascii="Times New Roman" w:hAnsi="Times New Roman" w:cs="Times New Roman"/>
      </w:rPr>
    </w:r>
    <w:r>
      <w:rPr>
        <w:rFonts w:ascii="Times New Roman" w:hAnsi="Times New Roman" w:cs="Times New Roman"/>
      </w:rPr>
    </w:r>
  </w:p>
  <w:p>
    <w:pPr>
      <w:pStyle w:val="986"/>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 w:id="2">
    <w:p>
      <w:pPr>
        <w:pStyle w:val="1034"/>
        <w:pBdr/>
        <w:spacing/>
        <w:ind/>
        <w:jc w:val="both"/>
        <w:rPr>
          <w:rFonts w:ascii="Times New Roman" w:hAnsi="Times New Roman" w:cs="Times New Roman"/>
          <w:sz w:val="20"/>
          <w:szCs w:val="24"/>
        </w:rPr>
      </w:pPr>
      <w:r>
        <w:rPr>
          <w:rStyle w:val="1036"/>
          <w:rFonts w:ascii="Times New Roman" w:hAnsi="Times New Roman" w:eastAsia="Times New Roman" w:cs="Times New Roman"/>
          <w:sz w:val="20"/>
          <w:szCs w:val="24"/>
        </w:rPr>
        <w:footnoteRef/>
      </w:r>
      <w:r>
        <w:rPr>
          <w:rFonts w:ascii="Times New Roman" w:hAnsi="Times New Roman" w:eastAsia="Times New Roman" w:cs="Times New Roman"/>
          <w:sz w:val="20"/>
          <w:szCs w:val="24"/>
        </w:rPr>
        <w:t xml:space="preserve"> Para entender mais sobre o funcionamento do sistema bin</w:t>
      </w:r>
      <w:r>
        <w:rPr>
          <w:rFonts w:ascii="Times New Roman" w:hAnsi="Times New Roman" w:eastAsia="Times New Roman" w:cs="Times New Roman"/>
          <w:sz w:val="20"/>
          <w:szCs w:val="24"/>
        </w:rPr>
        <w:t xml:space="preserve">ário  de forma ilustrada acesse o link a seguir: </w:t>
      </w:r>
      <w:r>
        <w:rPr>
          <w:rFonts w:ascii="Times New Roman" w:hAnsi="Times New Roman" w:eastAsia="Times New Roman" w:cs="Times New Roman"/>
          <w:sz w:val="20"/>
          <w:szCs w:val="24"/>
        </w:rPr>
      </w:r>
      <w:hyperlink r:id="rId1" w:tooltip="https://youtu.be/XiZ0pdgN0wA?si=dberpjOmjL3-lpYB" w:history="1">
        <w:r>
          <w:rPr>
            <w:rStyle w:val="1033"/>
            <w:rFonts w:ascii="Times New Roman" w:hAnsi="Times New Roman" w:eastAsia="Times New Roman" w:cs="Times New Roman"/>
            <w:sz w:val="20"/>
            <w:szCs w:val="24"/>
          </w:rPr>
          <w:t xml:space="preserve">https://youtu.be/XiZ0pdgN0wA?si=dberpjOmjL3-lpYB</w:t>
        </w:r>
      </w:hyperlink>
      <w:r>
        <w:rPr>
          <w:rFonts w:ascii="Times New Roman" w:hAnsi="Times New Roman" w:eastAsia="Times New Roman" w:cs="Times New Roman"/>
          <w:sz w:val="20"/>
          <w:szCs w:val="24"/>
        </w:rPr>
        <w:t xml:space="preserve"> .</w:t>
      </w:r>
      <w:r>
        <w:rPr>
          <w:rFonts w:ascii="Times New Roman" w:hAnsi="Times New Roman" w:cs="Times New Roman"/>
          <w:sz w:val="20"/>
          <w:szCs w:val="24"/>
        </w:rPr>
      </w:r>
      <w:r>
        <w:rPr>
          <w:rFonts w:ascii="Times New Roman" w:hAnsi="Times New Roman" w:cs="Times New Roman"/>
          <w:sz w:val="20"/>
          <w:szCs w:val="24"/>
        </w:rPr>
      </w:r>
    </w:p>
  </w:footnote>
  <w:footnote w:id="3">
    <w:p>
      <w:pPr>
        <w:pStyle w:val="1034"/>
        <w:pBdr/>
        <w:spacing/>
        <w:ind/>
        <w:rPr>
          <w:rFonts w:ascii="Times New Roman" w:hAnsi="Times New Roman" w:cs="Times New Roman"/>
          <w:sz w:val="20"/>
          <w:szCs w:val="20"/>
          <w:lang w:val="pt-BR"/>
        </w:rPr>
      </w:pPr>
      <w:r>
        <w:rPr>
          <w:rStyle w:val="1036"/>
          <w:rFonts w:ascii="Times New Roman" w:hAnsi="Times New Roman" w:eastAsia="Times New Roman" w:cs="Times New Roman"/>
          <w:sz w:val="20"/>
          <w:szCs w:val="20"/>
        </w:rPr>
        <w:footnoteRef/>
      </w:r>
      <w:r>
        <w:rPr>
          <w:rFonts w:ascii="Times New Roman" w:hAnsi="Times New Roman" w:eastAsia="Times New Roman" w:cs="Times New Roman"/>
          <w:sz w:val="20"/>
          <w:szCs w:val="20"/>
          <w:lang w:val="pt-BR"/>
        </w:rPr>
        <w:t xml:space="preserve"> </w:t>
      </w:r>
      <w:r>
        <w:rPr>
          <w:rFonts w:ascii="Times New Roman" w:hAnsi="Times New Roman" w:eastAsia="Times New Roman" w:cs="Times New Roman"/>
          <w:sz w:val="20"/>
          <w:szCs w:val="20"/>
          <w:lang w:val="pt-BR"/>
        </w:rPr>
        <w:t xml:space="preserve">O texto transcrito do inglês está disponível para leitura em: </w:t>
      </w:r>
      <w:r>
        <w:fldChar w:fldCharType="begin"/>
      </w:r>
      <w:r>
        <w:rPr>
          <w:lang w:val="pt-BR"/>
          <w:rPrChange w:id="29" w:author="Lucio Pereira Neves" w:date="2024-08-01T16:31:00Z">
            <w:rPr/>
          </w:rPrChange>
        </w:rPr>
        <w:instrText xml:space="preserve">HYPERLINK "https://www.fourmilab.ch/babbage/sketch.html" \o "https://www.fourmilab.ch/babbage/sketch.html"</w:instrText>
      </w:r>
      <w:r>
        <w:fldChar w:fldCharType="separate"/>
      </w:r>
      <w:r>
        <w:rPr>
          <w:rStyle w:val="1033"/>
          <w:rFonts w:ascii="Times New Roman" w:hAnsi="Times New Roman" w:eastAsia="Times New Roman" w:cs="Times New Roman"/>
          <w:sz w:val="20"/>
          <w:szCs w:val="20"/>
          <w:lang w:val="pt-BR"/>
        </w:rPr>
        <w:t xml:space="preserve">https://www.fourmilab.ch/babbage/sketch.html</w:t>
      </w:r>
      <w:r>
        <w:rPr>
          <w:rStyle w:val="1033"/>
          <w:rFonts w:ascii="Times New Roman" w:hAnsi="Times New Roman" w:eastAsia="Times New Roman" w:cs="Times New Roman"/>
          <w:sz w:val="20"/>
          <w:szCs w:val="20"/>
        </w:rPr>
        <w:fldChar w:fldCharType="end"/>
      </w:r>
      <w:r>
        <w:rPr>
          <w:rFonts w:ascii="Times New Roman" w:hAnsi="Times New Roman" w:eastAsia="Times New Roman" w:cs="Times New Roman"/>
          <w:sz w:val="20"/>
          <w:szCs w:val="20"/>
          <w:lang w:val="pt-BR"/>
        </w:rPr>
        <w:t xml:space="preserve">.</w:t>
      </w:r>
      <w:r>
        <w:rPr>
          <w:rFonts w:ascii="Times New Roman" w:hAnsi="Times New Roman" w:cs="Times New Roman"/>
          <w:sz w:val="20"/>
          <w:szCs w:val="20"/>
          <w:lang w:val="pt-BR"/>
          <w:rPrChange w:id="30" w:author="Lucio Pereira Neves" w:date="2024-08-01T16:31:00Z">
            <w:rPr>
              <w:rFonts w:ascii="Times New Roman" w:hAnsi="Times New Roman" w:cs="Times New Roman"/>
              <w:sz w:val="20"/>
              <w:szCs w:val="20"/>
            </w:rPr>
          </w:rPrChange>
        </w:rPr>
      </w:r>
      <w:r>
        <w:rPr>
          <w:rFonts w:ascii="Times New Roman" w:hAnsi="Times New Roman" w:cs="Times New Roman"/>
          <w:sz w:val="20"/>
          <w:szCs w:val="20"/>
          <w:lang w:val="pt-BR"/>
          <w:rPrChange w:id="31" w:author="Lucio Pereira Neves" w:date="2024-08-01T16:31:00Z">
            <w:rPr>
              <w:rFonts w:ascii="Times New Roman" w:hAnsi="Times New Roman" w:cs="Times New Roman"/>
              <w:sz w:val="20"/>
              <w:szCs w:val="20"/>
            </w:rPr>
          </w:rPrChange>
        </w:rPr>
      </w:r>
      <w:r>
        <w:rPr>
          <w:rFonts w:ascii="Times New Roman" w:hAnsi="Times New Roman" w:cs="Times New Roman"/>
          <w:sz w:val="20"/>
          <w:szCs w:val="20"/>
          <w:lang w:val="pt-BR"/>
        </w:rPr>
      </w:r>
      <w:r>
        <w:rPr>
          <w:rFonts w:ascii="Times New Roman" w:hAnsi="Times New Roman" w:cs="Times New Roman"/>
          <w:sz w:val="20"/>
          <w:szCs w:val="20"/>
          <w:lang w:val="pt-BR"/>
        </w:rPr>
      </w:r>
    </w:p>
  </w:footnote>
  <w:footnote w:id="4">
    <w:p>
      <w:pPr>
        <w:pStyle w:val="1034"/>
        <w:pBdr/>
        <w:spacing/>
        <w:ind/>
        <w:rPr>
          <w:rFonts w:ascii="Times New Roman" w:hAnsi="Times New Roman" w:cs="Times New Roman"/>
          <w:sz w:val="20"/>
          <w:szCs w:val="20"/>
        </w:rPr>
      </w:pPr>
      <w:r>
        <w:rPr>
          <w:rStyle w:val="1036"/>
          <w:rFonts w:ascii="Times New Roman" w:hAnsi="Times New Roman" w:eastAsia="Times New Roman" w:cs="Times New Roman"/>
          <w:sz w:val="20"/>
          <w:szCs w:val="20"/>
        </w:rPr>
        <w:footnoteRef/>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rPr>
        <w:t xml:space="preserve">Dispon</w:t>
      </w:r>
      <w:r>
        <w:rPr>
          <w:rFonts w:ascii="Times New Roman" w:hAnsi="Times New Roman" w:eastAsia="Times New Roman" w:cs="Times New Roman"/>
          <w:sz w:val="20"/>
          <w:szCs w:val="20"/>
        </w:rPr>
        <w:t xml:space="preserve">ível em:</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lang w:val="pt-BR"/>
        </w:rPr>
        <w:t xml:space="preserve">https://archive.org/</w:t>
      </w:r>
      <w:r>
        <w:rPr>
          <w:rFonts w:ascii="Times New Roman" w:hAnsi="Times New Roman" w:eastAsia="Times New Roman" w:cs="Times New Roman"/>
          <w:sz w:val="20"/>
          <w:szCs w:val="20"/>
          <w:lang w:val="pt-BR"/>
        </w:rPr>
        <w:t xml:space="preserve">details</w:t>
      </w:r>
      <w:r>
        <w:rPr>
          <w:rFonts w:ascii="Times New Roman" w:hAnsi="Times New Roman" w:eastAsia="Times New Roman" w:cs="Times New Roman"/>
          <w:sz w:val="20"/>
          <w:szCs w:val="20"/>
          <w:lang w:val="pt-BR"/>
        </w:rPr>
        <w:t xml:space="preserve">/in.ernet.dli.2015.278653</w:t>
      </w:r>
      <w:r>
        <w:rPr>
          <w:rFonts w:ascii="Times New Roman" w:hAnsi="Times New Roman" w:eastAsia="Times New Roman" w:cs="Times New Roman"/>
          <w:sz w:val="20"/>
          <w:szCs w:val="20"/>
        </w:rPr>
      </w:r>
      <w:r>
        <w:rPr>
          <w:rFonts w:ascii="Times New Roman" w:hAnsi="Times New Roman" w:eastAsia="Times New Roman" w:cs="Times New Roman"/>
          <w:sz w:val="20"/>
          <w:szCs w:val="20"/>
        </w:rPr>
      </w:r>
    </w:p>
  </w:footnote>
  <w:footnote w:id="5">
    <w:p>
      <w:pPr>
        <w:pStyle w:val="1034"/>
        <w:pBdr/>
        <w:spacing/>
        <w:ind/>
        <w:rPr>
          <w:rFonts w:ascii="Times New Roman" w:hAnsi="Times New Roman" w:cs="Times New Roman"/>
          <w:sz w:val="24"/>
          <w:szCs w:val="24"/>
        </w:rPr>
      </w:pPr>
      <w:r>
        <w:rPr>
          <w:rFonts w:ascii="Times New Roman" w:hAnsi="Times New Roman" w:eastAsia="Times New Roman" w:cs="Times New Roman"/>
          <w:sz w:val="20"/>
          <w:szCs w:val="20"/>
        </w:rPr>
      </w:r>
      <w:r>
        <w:rPr>
          <w:rFonts w:ascii="Times New Roman" w:hAnsi="Times New Roman" w:eastAsia="Times New Roman" w:cs="Times New Roman"/>
          <w:sz w:val="24"/>
          <w:szCs w:val="24"/>
        </w:rPr>
      </w:r>
    </w:p>
  </w:footnote>
  <w:footnote w:id="6">
    <w:p>
      <w:pPr>
        <w:pStyle w:val="1034"/>
        <w:pBdr/>
        <w:spacing/>
        <w:ind/>
        <w:rPr>
          <w:rFonts w:ascii="Times New Roman" w:hAnsi="Times New Roman" w:cs="Times New Roman"/>
          <w:sz w:val="20"/>
          <w:szCs w:val="24"/>
          <w:lang w:val="pt-BR"/>
          <w:rPrChange w:id="32" w:author="Lucio Pereira Neves" w:date="2024-08-01T16:31:00Z">
            <w:rPr>
              <w:rFonts w:ascii="Times New Roman" w:hAnsi="Times New Roman" w:cs="Times New Roman"/>
              <w:sz w:val="20"/>
              <w:szCs w:val="24"/>
            </w:rPr>
          </w:rPrChange>
        </w:rPr>
      </w:pPr>
      <w:r>
        <w:rPr>
          <w:rStyle w:val="1036"/>
          <w:rFonts w:ascii="Times New Roman" w:hAnsi="Times New Roman" w:eastAsia="Times New Roman" w:cs="Times New Roman"/>
          <w:sz w:val="20"/>
          <w:szCs w:val="24"/>
        </w:rPr>
        <w:footnoteRef/>
      </w:r>
      <w:r>
        <w:rPr>
          <w:rFonts w:ascii="Times New Roman" w:hAnsi="Times New Roman" w:eastAsia="Times New Roman" w:cs="Times New Roman"/>
          <w:sz w:val="20"/>
          <w:szCs w:val="24"/>
          <w:lang w:val="pt-BR"/>
        </w:rPr>
        <w:t xml:space="preserve"> </w:t>
      </w:r>
      <w:r>
        <w:rPr>
          <w:rFonts w:ascii="Times New Roman" w:hAnsi="Times New Roman" w:eastAsia="Times New Roman" w:cs="Times New Roman"/>
          <w:sz w:val="20"/>
          <w:szCs w:val="24"/>
          <w:lang w:val="pt-BR"/>
        </w:rPr>
        <w:t xml:space="preserve">No início, a UNICAMP havia nomeado o projeto como “Cisne Branco”, mas a equipe desenvolvedora apelidou o computador com um nome mais humilde (UFRGS, 2024).</w:t>
      </w:r>
      <w:r>
        <w:rPr>
          <w:rFonts w:ascii="Times New Roman" w:hAnsi="Times New Roman" w:cs="Times New Roman"/>
          <w:sz w:val="20"/>
          <w:szCs w:val="24"/>
          <w:lang w:val="pt-BR"/>
          <w:rPrChange w:id="33" w:author="Lucio Pereira Neves" w:date="2024-08-01T16:31:00Z">
            <w:rPr>
              <w:rFonts w:ascii="Times New Roman" w:hAnsi="Times New Roman" w:cs="Times New Roman"/>
              <w:sz w:val="20"/>
              <w:szCs w:val="24"/>
            </w:rPr>
          </w:rPrChange>
        </w:rPr>
      </w:r>
      <w:r>
        <w:rPr>
          <w:rFonts w:ascii="Times New Roman" w:hAnsi="Times New Roman" w:cs="Times New Roman"/>
          <w:sz w:val="20"/>
          <w:szCs w:val="24"/>
          <w:lang w:val="pt-BR"/>
          <w:rPrChange w:id="34" w:author="Lucio Pereira Neves" w:date="2024-08-01T16:31:00Z">
            <w:rPr>
              <w:rFonts w:ascii="Times New Roman" w:hAnsi="Times New Roman" w:cs="Times New Roman"/>
              <w:sz w:val="20"/>
              <w:szCs w:val="24"/>
            </w:rPr>
          </w:rPrChange>
        </w:rPr>
      </w:r>
    </w:p>
  </w:footnote>
  <w:footnote w:id="7">
    <w:p>
      <w:pPr>
        <w:pStyle w:val="1034"/>
        <w:pBdr/>
        <w:spacing/>
        <w:ind/>
        <w:rPr>
          <w:rFonts w:ascii="Times New Roman" w:hAnsi="Times New Roman" w:cs="Times New Roman"/>
          <w:sz w:val="20"/>
          <w:szCs w:val="20"/>
        </w:rPr>
      </w:pPr>
      <w:r>
        <w:rPr>
          <w:rStyle w:val="1036"/>
          <w:rFonts w:ascii="Times New Roman" w:hAnsi="Times New Roman" w:eastAsia="Times New Roman" w:cs="Times New Roman"/>
          <w:sz w:val="20"/>
          <w:szCs w:val="20"/>
        </w:rPr>
        <w:footnoteRef/>
      </w:r>
      <w:r>
        <w:rPr>
          <w:rFonts w:ascii="Times New Roman" w:hAnsi="Times New Roman" w:eastAsia="Times New Roman" w:cs="Times New Roman"/>
          <w:sz w:val="20"/>
          <w:szCs w:val="20"/>
        </w:rPr>
        <w:t xml:space="preserve"> Para ler o poema acesse o link: </w:t>
      </w:r>
      <w:r>
        <w:rPr>
          <w:rFonts w:ascii="Times New Roman" w:hAnsi="Times New Roman" w:eastAsia="Times New Roman" w:cs="Times New Roman"/>
          <w:sz w:val="20"/>
          <w:szCs w:val="20"/>
        </w:rPr>
      </w:r>
      <w:hyperlink r:id="rId2" w:tooltip="https://github.com/me15degrees/algorhyme/blob/main/README.md" w:history="1">
        <w:r>
          <w:rPr>
            <w:rStyle w:val="1033"/>
            <w:rFonts w:ascii="Times New Roman" w:hAnsi="Times New Roman" w:eastAsia="Times New Roman" w:cs="Times New Roman"/>
            <w:sz w:val="20"/>
            <w:szCs w:val="20"/>
          </w:rPr>
          <w:t xml:space="preserve">https://github.com/me15degrees/algorhyme/blob/main/README.md</w:t>
        </w:r>
      </w:hyperlink>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rPr>
      </w:r>
      <w:r>
        <w:rPr>
          <w:rFonts w:ascii="Times New Roman" w:hAnsi="Times New Roman" w:eastAsia="Times New Roman" w:cs="Times New Roman"/>
          <w:sz w:val="20"/>
          <w:szCs w:val="20"/>
        </w:rPr>
      </w:r>
      <w:r>
        <w:rPr>
          <w:rFonts w:ascii="Times New Roman" w:hAnsi="Times New Roman" w:cs="Times New Roman"/>
          <w:sz w:val="20"/>
          <w:szCs w:val="20"/>
        </w:rP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84"/>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1080"/>
      </w:pPr>
      <w:rPr>
        <w:rFonts w:ascii="Symbol" w:hAnsi="Symbol"/>
      </w:rPr>
      <w:start w:val="1"/>
      <w:suff w:val="tab"/>
    </w:lvl>
    <w:lvl w:ilvl="1">
      <w:isLgl w:val="false"/>
      <w:lvlJc w:val="left"/>
      <w:lvlText w:val=""/>
      <w:numFmt w:val="bullet"/>
      <w:pPr>
        <w:pBdr/>
        <w:spacing/>
        <w:ind w:hanging="360" w:left="1080"/>
      </w:pPr>
      <w:rPr>
        <w:rFonts w:ascii="Symbol" w:hAnsi="Symbol"/>
      </w:rPr>
      <w:start w:val="1"/>
      <w:suff w:val="tab"/>
    </w:lvl>
    <w:lvl w:ilvl="2">
      <w:isLgl w:val="false"/>
      <w:lvlJc w:val="left"/>
      <w:lvlText w:val=""/>
      <w:numFmt w:val="bullet"/>
      <w:pPr>
        <w:pBdr/>
        <w:spacing/>
        <w:ind w:hanging="360" w:left="1080"/>
      </w:pPr>
      <w:rPr>
        <w:rFonts w:ascii="Symbol" w:hAnsi="Symbol"/>
      </w:rPr>
      <w:start w:val="1"/>
      <w:suff w:val="tab"/>
    </w:lvl>
    <w:lvl w:ilvl="3">
      <w:isLgl w:val="false"/>
      <w:lvlJc w:val="left"/>
      <w:lvlText w:val=""/>
      <w:numFmt w:val="bullet"/>
      <w:pPr>
        <w:pBdr/>
        <w:spacing/>
        <w:ind w:hanging="360" w:left="1080"/>
      </w:pPr>
      <w:rPr>
        <w:rFonts w:ascii="Symbol" w:hAnsi="Symbol"/>
      </w:rPr>
      <w:start w:val="1"/>
      <w:suff w:val="tab"/>
    </w:lvl>
    <w:lvl w:ilvl="4">
      <w:isLgl w:val="false"/>
      <w:lvlJc w:val="left"/>
      <w:lvlText w:val=""/>
      <w:numFmt w:val="bullet"/>
      <w:pPr>
        <w:pBdr/>
        <w:spacing/>
        <w:ind w:hanging="360" w:left="1080"/>
      </w:pPr>
      <w:rPr>
        <w:rFonts w:ascii="Symbol" w:hAnsi="Symbol"/>
      </w:rPr>
      <w:start w:val="1"/>
      <w:suff w:val="tab"/>
    </w:lvl>
    <w:lvl w:ilvl="5">
      <w:isLgl w:val="false"/>
      <w:lvlJc w:val="left"/>
      <w:lvlText w:val=""/>
      <w:numFmt w:val="bullet"/>
      <w:pPr>
        <w:pBdr/>
        <w:spacing/>
        <w:ind w:hanging="360" w:left="1080"/>
      </w:pPr>
      <w:rPr>
        <w:rFonts w:ascii="Symbol" w:hAnsi="Symbol"/>
      </w:rPr>
      <w:start w:val="1"/>
      <w:suff w:val="tab"/>
    </w:lvl>
    <w:lvl w:ilvl="6">
      <w:isLgl w:val="false"/>
      <w:lvlJc w:val="left"/>
      <w:lvlText w:val=""/>
      <w:numFmt w:val="bullet"/>
      <w:pPr>
        <w:pBdr/>
        <w:spacing/>
        <w:ind w:hanging="360" w:left="1080"/>
      </w:pPr>
      <w:rPr>
        <w:rFonts w:ascii="Symbol" w:hAnsi="Symbol"/>
      </w:rPr>
      <w:start w:val="1"/>
      <w:suff w:val="tab"/>
    </w:lvl>
    <w:lvl w:ilvl="7">
      <w:isLgl w:val="false"/>
      <w:lvlJc w:val="left"/>
      <w:lvlText w:val=""/>
      <w:numFmt w:val="bullet"/>
      <w:pPr>
        <w:pBdr/>
        <w:spacing/>
        <w:ind w:hanging="360" w:left="1080"/>
      </w:pPr>
      <w:rPr>
        <w:rFonts w:ascii="Symbol" w:hAnsi="Symbol"/>
      </w:rPr>
      <w:start w:val="1"/>
      <w:suff w:val="tab"/>
    </w:lvl>
    <w:lvl w:ilvl="8">
      <w:isLgl w:val="false"/>
      <w:lvlJc w:val="left"/>
      <w:lvlText w:val=""/>
      <w:numFmt w:val="bullet"/>
      <w:pPr>
        <w:pBdr/>
        <w:spacing/>
        <w:ind w:hanging="360" w:left="1080"/>
      </w:pPr>
      <w:rPr>
        <w:rFonts w:ascii="Symbol" w:hAnsi="Symbol"/>
      </w:rPr>
      <w:start w:val="1"/>
      <w:suff w:val="tab"/>
    </w:lvl>
  </w:abstractNum>
  <w:abstractNum w:abstractNumId="1">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3">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num w:numId="1">
    <w:abstractNumId w:val="3"/>
  </w:num>
  <w:num w:numId="2">
    <w:abstractNumId w:val="2"/>
  </w:num>
  <w:num w:numId="3">
    <w:abstractNumId w:val="0"/>
  </w:num>
  <w:num w:numId="4">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ucio Pereira Neves">
    <w15:presenceInfo w15:providerId="Teamlab" w15:userId="S::lucio.neves@ufu.br::e635cf88-7efa-4c9c-903d-69d363104a46"/>
  </w15:person>
</w15:people>
</file>

<file path=word/peopleDocument.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ucio Pereira Neves">
    <w15:presenceInfo w15:providerId="Teamlab" w15:userId="S::lucio.neves@ufu.br::e635cf88-7efa-4c9c-903d-69d363104a4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hyphenationZone w:val="425"/>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787">
    <w:name w:val="Table Grid Light"/>
    <w:basedOn w:val="88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8">
    <w:name w:val="Grid Table 1 Light - Accent 1"/>
    <w:basedOn w:val="88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9">
    <w:name w:val="Grid Table 1 Light - Accent 2"/>
    <w:basedOn w:val="881"/>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0">
    <w:name w:val="Grid Table 1 Light - Accent 3"/>
    <w:basedOn w:val="881"/>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1">
    <w:name w:val="Grid Table 1 Light - Accent 4"/>
    <w:basedOn w:val="881"/>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2">
    <w:name w:val="Grid Table 1 Light - Accent 5"/>
    <w:basedOn w:val="881"/>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3">
    <w:name w:val="Grid Table 1 Light - Accent 6"/>
    <w:basedOn w:val="881"/>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4">
    <w:name w:val="Grid Table 2 - Accent 1"/>
    <w:basedOn w:val="88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5">
    <w:name w:val="Grid Table 2 - Accent 2"/>
    <w:basedOn w:val="881"/>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6">
    <w:name w:val="Grid Table 2 - Accent 3"/>
    <w:basedOn w:val="881"/>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7">
    <w:name w:val="Grid Table 2 - Accent 4"/>
    <w:basedOn w:val="881"/>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name w:val="Grid Table 2 - Accent 5"/>
    <w:basedOn w:val="881"/>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name w:val="Grid Table 2 - Accent 6"/>
    <w:basedOn w:val="881"/>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name w:val="Grid Table 3 - Accent 1"/>
    <w:basedOn w:val="88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Grid Table 3 - Accent 2"/>
    <w:basedOn w:val="881"/>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Grid Table 3 - Accent 3"/>
    <w:basedOn w:val="881"/>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Grid Table 3 - Accent 4"/>
    <w:basedOn w:val="881"/>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Grid Table 3 - Accent 5"/>
    <w:basedOn w:val="881"/>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Grid Table 3 - Accent 6"/>
    <w:basedOn w:val="881"/>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Grid Table 4 - Accent 1"/>
    <w:basedOn w:val="881"/>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Grid Table 4 - Accent 2"/>
    <w:basedOn w:val="881"/>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Grid Table 4 - Accent 3"/>
    <w:basedOn w:val="881"/>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Grid Table 4 - Accent 4"/>
    <w:basedOn w:val="881"/>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Grid Table 4 - Accent 5"/>
    <w:basedOn w:val="881"/>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Grid Table 4 - Accent 6"/>
    <w:basedOn w:val="881"/>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Grid Table 5 Dark - Accent 2"/>
    <w:basedOn w:val="88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Grid Table 5 Dark - Accent 3"/>
    <w:basedOn w:val="88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Grid Table 5 Dark - Accent 5"/>
    <w:basedOn w:val="88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Grid Table 5 Dark - Accent 6"/>
    <w:basedOn w:val="88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Grid Table 6 Colorful - Accent 1"/>
    <w:basedOn w:val="881"/>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817">
    <w:name w:val="Grid Table 6 Colorful - Accent 2"/>
    <w:basedOn w:val="881"/>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818">
    <w:name w:val="Grid Table 6 Colorful - Accent 3"/>
    <w:basedOn w:val="881"/>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819">
    <w:name w:val="Grid Table 6 Colorful - Accent 4"/>
    <w:basedOn w:val="881"/>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820">
    <w:name w:val="Grid Table 6 Colorful - Accent 5"/>
    <w:basedOn w:val="881"/>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21">
    <w:name w:val="Grid Table 6 Colorful - Accent 6"/>
    <w:basedOn w:val="881"/>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22">
    <w:name w:val="Grid Table 7 Colorful - Accent 1"/>
    <w:basedOn w:val="881"/>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Grid Table 7 Colorful - Accent 2"/>
    <w:basedOn w:val="881"/>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Grid Table 7 Colorful - Accent 3"/>
    <w:basedOn w:val="881"/>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Grid Table 7 Colorful - Accent 4"/>
    <w:basedOn w:val="881"/>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Grid Table 7 Colorful - Accent 5"/>
    <w:basedOn w:val="881"/>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Grid Table 7 Colorful - Accent 6"/>
    <w:basedOn w:val="881"/>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List Table 1 Light - Accent 1"/>
    <w:basedOn w:val="88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List Table 1 Light - Accent 2"/>
    <w:basedOn w:val="88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List Table 1 Light - Accent 3"/>
    <w:basedOn w:val="88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List Table 1 Light - Accent 4"/>
    <w:basedOn w:val="88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List Table 1 Light - Accent 5"/>
    <w:basedOn w:val="88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List Table 1 Light - Accent 6"/>
    <w:basedOn w:val="88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List Table 2 - Accent 1"/>
    <w:basedOn w:val="881"/>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List Table 2 - Accent 2"/>
    <w:basedOn w:val="881"/>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List Table 2 - Accent 3"/>
    <w:basedOn w:val="881"/>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List Table 2 - Accent 4"/>
    <w:basedOn w:val="881"/>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List Table 2 - Accent 5"/>
    <w:basedOn w:val="881"/>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List Table 2 - Accent 6"/>
    <w:basedOn w:val="881"/>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List Table 3 - Accent 1"/>
    <w:basedOn w:val="881"/>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List Table 3 - Accent 2"/>
    <w:basedOn w:val="881"/>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List Table 3 - Accent 3"/>
    <w:basedOn w:val="881"/>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List Table 3 - Accent 4"/>
    <w:basedOn w:val="881"/>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List Table 3 - Accent 5"/>
    <w:basedOn w:val="881"/>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List Table 3 - Accent 6"/>
    <w:basedOn w:val="881"/>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List Table 4 - Accent 1"/>
    <w:basedOn w:val="881"/>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List Table 4 - Accent 2"/>
    <w:basedOn w:val="881"/>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List Table 4 - Accent 3"/>
    <w:basedOn w:val="881"/>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List Table 4 - Accent 4"/>
    <w:basedOn w:val="881"/>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List Table 4 - Accent 5"/>
    <w:basedOn w:val="881"/>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List Table 4 - Accent 6"/>
    <w:basedOn w:val="881"/>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List Table 5 Dark - Accent 1"/>
    <w:basedOn w:val="881"/>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53">
    <w:name w:val="List Table 5 Dark - Accent 2"/>
    <w:basedOn w:val="881"/>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54">
    <w:name w:val="List Table 5 Dark - Accent 3"/>
    <w:basedOn w:val="881"/>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55">
    <w:name w:val="List Table 5 Dark - Accent 4"/>
    <w:basedOn w:val="881"/>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56">
    <w:name w:val="List Table 5 Dark - Accent 5"/>
    <w:basedOn w:val="881"/>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57">
    <w:name w:val="List Table 5 Dark - Accent 6"/>
    <w:basedOn w:val="881"/>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58">
    <w:name w:val="List Table 6 Colorful - Accent 1"/>
    <w:basedOn w:val="881"/>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List Table 6 Colorful - Accent 2"/>
    <w:basedOn w:val="881"/>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List Table 6 Colorful - Accent 3"/>
    <w:basedOn w:val="881"/>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List Table 6 Colorful - Accent 4"/>
    <w:basedOn w:val="881"/>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List Table 6 Colorful - Accent 5"/>
    <w:basedOn w:val="881"/>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List Table 6 Colorful - Accent 6"/>
    <w:basedOn w:val="881"/>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List Table 7 Colorful - Accent 1"/>
    <w:basedOn w:val="881"/>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865">
    <w:name w:val="List Table 7 Colorful - Accent 2"/>
    <w:basedOn w:val="881"/>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866">
    <w:name w:val="List Table 7 Colorful - Accent 3"/>
    <w:basedOn w:val="881"/>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867">
    <w:name w:val="List Table 7 Colorful - Accent 4"/>
    <w:basedOn w:val="881"/>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868">
    <w:name w:val="List Table 7 Colorful - Accent 5"/>
    <w:basedOn w:val="881"/>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869">
    <w:name w:val="List Table 7 Colorful - Accent 6"/>
    <w:basedOn w:val="881"/>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paragraph" w:styleId="870" w:default="1">
    <w:name w:val="Normal"/>
    <w:qFormat/>
    <w:pPr>
      <w:pBdr/>
      <w:spacing/>
      <w:ind/>
    </w:pPr>
  </w:style>
  <w:style w:type="paragraph" w:styleId="871">
    <w:name w:val="Heading 1"/>
    <w:basedOn w:val="870"/>
    <w:next w:val="870"/>
    <w:link w:val="967"/>
    <w:uiPriority w:val="9"/>
    <w:qFormat/>
    <w:pPr>
      <w:keepNext w:val="true"/>
      <w:keepLines w:val="true"/>
      <w:pBdr/>
      <w:spacing w:before="480"/>
      <w:ind/>
      <w:outlineLvl w:val="0"/>
    </w:pPr>
    <w:rPr>
      <w:rFonts w:ascii="Arial" w:hAnsi="Arial" w:eastAsia="Arial" w:cs="Arial"/>
      <w:sz w:val="40"/>
      <w:szCs w:val="40"/>
    </w:rPr>
  </w:style>
  <w:style w:type="paragraph" w:styleId="872">
    <w:name w:val="Heading 2"/>
    <w:basedOn w:val="870"/>
    <w:next w:val="870"/>
    <w:link w:val="968"/>
    <w:uiPriority w:val="9"/>
    <w:unhideWhenUsed/>
    <w:qFormat/>
    <w:pPr>
      <w:keepNext w:val="true"/>
      <w:keepLines w:val="true"/>
      <w:pBdr/>
      <w:spacing w:before="360"/>
      <w:ind/>
      <w:outlineLvl w:val="1"/>
    </w:pPr>
    <w:rPr>
      <w:rFonts w:ascii="Arial" w:hAnsi="Arial" w:eastAsia="Arial" w:cs="Arial"/>
      <w:sz w:val="34"/>
    </w:rPr>
  </w:style>
  <w:style w:type="paragraph" w:styleId="873">
    <w:name w:val="Heading 3"/>
    <w:basedOn w:val="870"/>
    <w:next w:val="870"/>
    <w:link w:val="969"/>
    <w:uiPriority w:val="9"/>
    <w:unhideWhenUsed/>
    <w:qFormat/>
    <w:pPr>
      <w:keepNext w:val="true"/>
      <w:keepLines w:val="true"/>
      <w:pBdr/>
      <w:spacing w:before="320"/>
      <w:ind/>
      <w:outlineLvl w:val="2"/>
    </w:pPr>
    <w:rPr>
      <w:rFonts w:ascii="Arial" w:hAnsi="Arial" w:eastAsia="Arial" w:cs="Arial"/>
      <w:sz w:val="30"/>
      <w:szCs w:val="30"/>
    </w:rPr>
  </w:style>
  <w:style w:type="paragraph" w:styleId="874">
    <w:name w:val="Heading 4"/>
    <w:basedOn w:val="870"/>
    <w:next w:val="870"/>
    <w:link w:val="970"/>
    <w:uiPriority w:val="9"/>
    <w:unhideWhenUsed/>
    <w:qFormat/>
    <w:pPr>
      <w:keepNext w:val="true"/>
      <w:keepLines w:val="true"/>
      <w:pBdr/>
      <w:spacing w:before="320"/>
      <w:ind/>
      <w:outlineLvl w:val="3"/>
    </w:pPr>
    <w:rPr>
      <w:rFonts w:ascii="Arial" w:hAnsi="Arial" w:eastAsia="Arial" w:cs="Arial"/>
      <w:b/>
      <w:bCs/>
      <w:sz w:val="26"/>
      <w:szCs w:val="26"/>
    </w:rPr>
  </w:style>
  <w:style w:type="paragraph" w:styleId="875">
    <w:name w:val="Heading 5"/>
    <w:basedOn w:val="870"/>
    <w:next w:val="870"/>
    <w:link w:val="971"/>
    <w:uiPriority w:val="9"/>
    <w:unhideWhenUsed/>
    <w:qFormat/>
    <w:pPr>
      <w:keepNext w:val="true"/>
      <w:keepLines w:val="true"/>
      <w:pBdr/>
      <w:spacing w:before="320"/>
      <w:ind/>
      <w:outlineLvl w:val="4"/>
    </w:pPr>
    <w:rPr>
      <w:rFonts w:ascii="Arial" w:hAnsi="Arial" w:eastAsia="Arial" w:cs="Arial"/>
      <w:b/>
      <w:bCs/>
      <w:sz w:val="24"/>
      <w:szCs w:val="24"/>
    </w:rPr>
  </w:style>
  <w:style w:type="paragraph" w:styleId="876">
    <w:name w:val="Heading 6"/>
    <w:basedOn w:val="870"/>
    <w:next w:val="870"/>
    <w:link w:val="972"/>
    <w:uiPriority w:val="9"/>
    <w:unhideWhenUsed/>
    <w:qFormat/>
    <w:pPr>
      <w:keepNext w:val="true"/>
      <w:keepLines w:val="true"/>
      <w:pBdr/>
      <w:spacing w:before="320"/>
      <w:ind/>
      <w:outlineLvl w:val="5"/>
    </w:pPr>
    <w:rPr>
      <w:rFonts w:ascii="Arial" w:hAnsi="Arial" w:eastAsia="Arial" w:cs="Arial"/>
      <w:b/>
      <w:bCs/>
    </w:rPr>
  </w:style>
  <w:style w:type="paragraph" w:styleId="877">
    <w:name w:val="Heading 7"/>
    <w:basedOn w:val="870"/>
    <w:next w:val="870"/>
    <w:link w:val="973"/>
    <w:uiPriority w:val="9"/>
    <w:unhideWhenUsed/>
    <w:qFormat/>
    <w:pPr>
      <w:keepNext w:val="true"/>
      <w:keepLines w:val="true"/>
      <w:pBdr/>
      <w:spacing w:before="320"/>
      <w:ind/>
      <w:outlineLvl w:val="6"/>
    </w:pPr>
    <w:rPr>
      <w:rFonts w:ascii="Arial" w:hAnsi="Arial" w:eastAsia="Arial" w:cs="Arial"/>
      <w:b/>
      <w:bCs/>
      <w:i/>
      <w:iCs/>
    </w:rPr>
  </w:style>
  <w:style w:type="paragraph" w:styleId="878">
    <w:name w:val="Heading 8"/>
    <w:basedOn w:val="870"/>
    <w:next w:val="870"/>
    <w:link w:val="974"/>
    <w:uiPriority w:val="9"/>
    <w:unhideWhenUsed/>
    <w:qFormat/>
    <w:pPr>
      <w:keepNext w:val="true"/>
      <w:keepLines w:val="true"/>
      <w:pBdr/>
      <w:spacing w:before="320"/>
      <w:ind/>
      <w:outlineLvl w:val="7"/>
    </w:pPr>
    <w:rPr>
      <w:rFonts w:ascii="Arial" w:hAnsi="Arial" w:eastAsia="Arial" w:cs="Arial"/>
      <w:i/>
      <w:iCs/>
    </w:rPr>
  </w:style>
  <w:style w:type="paragraph" w:styleId="879">
    <w:name w:val="Heading 9"/>
    <w:basedOn w:val="870"/>
    <w:next w:val="870"/>
    <w:link w:val="975"/>
    <w:uiPriority w:val="9"/>
    <w:unhideWhenUsed/>
    <w:qFormat/>
    <w:pPr>
      <w:keepNext w:val="true"/>
      <w:keepLines w:val="true"/>
      <w:pBdr/>
      <w:spacing w:before="320"/>
      <w:ind/>
      <w:outlineLvl w:val="8"/>
    </w:pPr>
    <w:rPr>
      <w:rFonts w:ascii="Arial" w:hAnsi="Arial" w:eastAsia="Arial" w:cs="Arial"/>
      <w:i/>
      <w:iCs/>
      <w:sz w:val="21"/>
      <w:szCs w:val="21"/>
    </w:rPr>
  </w:style>
  <w:style w:type="character" w:styleId="880" w:default="1">
    <w:name w:val="Default Paragraph Font"/>
    <w:uiPriority w:val="1"/>
    <w:semiHidden/>
    <w:unhideWhenUsed/>
    <w:pPr>
      <w:pBdr/>
      <w:spacing/>
      <w:ind/>
    </w:pPr>
  </w:style>
  <w:style w:type="table" w:styleId="881"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882" w:default="1">
    <w:name w:val="No List"/>
    <w:uiPriority w:val="99"/>
    <w:semiHidden/>
    <w:unhideWhenUsed/>
    <w:pPr>
      <w:pBdr/>
      <w:spacing/>
      <w:ind/>
    </w:pPr>
  </w:style>
  <w:style w:type="character" w:styleId="883" w:customStyle="1">
    <w:name w:val="Caption Char"/>
    <w:uiPriority w:val="99"/>
    <w:pPr>
      <w:pBdr/>
      <w:spacing/>
      <w:ind/>
    </w:pPr>
  </w:style>
  <w:style w:type="table" w:styleId="884">
    <w:name w:val="Grid Table Light"/>
    <w:basedOn w:val="881"/>
    <w:uiPriority w:val="59"/>
    <w:pPr>
      <w:pBdr/>
      <w:spacing w:after="0" w:line="240" w:lineRule="auto"/>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name w:val="Grid Table 1 Light Accent 1"/>
    <w:basedOn w:val="881"/>
    <w:uiPriority w:val="99"/>
    <w:pPr>
      <w:pBdr/>
      <w:spacing w:after="0" w:line="240" w:lineRule="auto"/>
      <w:ind/>
    </w:pPr>
    <w:tblPr>
      <w:tblStyleRowBandSize w:val="1"/>
      <w:tblStyleColBandSize w:val="1"/>
      <w:tbl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insideH w:val="single" w:color="bcd6ee" w:themeColor="accent1" w:themeTint="67" w:sz="4" w:space="0"/>
        <w:insideV w:val="single" w:color="bcd6ee"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ec4e6"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Grid Table 1 Light Accent 2"/>
    <w:basedOn w:val="881"/>
    <w:uiPriority w:val="99"/>
    <w:pPr>
      <w:pBdr/>
      <w:spacing w:after="0" w:line="240" w:lineRule="auto"/>
      <w:ind/>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f4b286"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Grid Table 1 Light Accent 3"/>
    <w:basedOn w:val="881"/>
    <w:uiPriority w:val="99"/>
    <w:pPr>
      <w:pBdr/>
      <w:spacing w:after="0" w:line="240" w:lineRule="auto"/>
      <w:ind/>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Grid Table 1 Light Accent 4"/>
    <w:basedOn w:val="881"/>
    <w:uiPriority w:val="99"/>
    <w:pPr>
      <w:pBdr/>
      <w:spacing w:after="0" w:line="240" w:lineRule="auto"/>
      <w:ind/>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ffda6a"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Grid Table 1 Light Accent 5"/>
    <w:basedOn w:val="881"/>
    <w:uiPriority w:val="99"/>
    <w:pPr>
      <w:pBdr/>
      <w:spacing w:after="0" w:line="240" w:lineRule="auto"/>
      <w:ind/>
    </w:pPr>
    <w:tblPr>
      <w:tblStyleRowBandSize w:val="1"/>
      <w:tblStyleColBandSize w:val="1"/>
      <w:tblBorders>
        <w:top w:val="single" w:color="b3c5e7" w:themeColor="accent5" w:themeTint="67" w:sz="4" w:space="0"/>
        <w:left w:val="single" w:color="b3c5e7" w:themeColor="accent5" w:themeTint="67" w:sz="4" w:space="0"/>
        <w:bottom w:val="single" w:color="b3c5e7" w:themeColor="accent5" w:themeTint="67" w:sz="4" w:space="0"/>
        <w:right w:val="single" w:color="b3c5e7" w:themeColor="accent5" w:themeTint="67" w:sz="4" w:space="0"/>
        <w:insideH w:val="single" w:color="b3c5e7" w:themeColor="accent5" w:themeTint="67" w:sz="4" w:space="0"/>
        <w:insideV w:val="single" w:color="b3c5e7"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b3c5e7" w:themeColor="accent5" w:themeTint="67" w:sz="4" w:space="0"/>
          <w:left w:val="single" w:color="b3c5e7" w:themeColor="accent5" w:themeTint="67" w:sz="4" w:space="0"/>
          <w:bottom w:val="single" w:color="b3c5e7" w:themeColor="accent5" w:themeTint="67" w:sz="4" w:space="0"/>
          <w:right w:val="single" w:color="b3c5e7"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1acdc"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Grid Table 1 Light Accent 6"/>
    <w:basedOn w:val="881"/>
    <w:uiPriority w:val="99"/>
    <w:pPr>
      <w:pBdr/>
      <w:spacing w:after="0" w:line="240" w:lineRule="auto"/>
      <w:ind/>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aad19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Grid Table 2 Accent 1"/>
    <w:basedOn w:val="881"/>
    <w:uiPriority w:val="99"/>
    <w:pPr>
      <w:pBdr/>
      <w:spacing w:after="0" w:line="240" w:lineRule="auto"/>
      <w:ind/>
    </w:pPr>
    <w:tblPr>
      <w:tblStyleRowBandSize w:val="1"/>
      <w:tblStyleColBandSize w:val="1"/>
      <w:tblBorders>
        <w:bottom w:val="single" w:color="68a2d8" w:themeColor="accent1" w:themeTint="EA" w:sz="4" w:space="0"/>
        <w:insideH w:val="single" w:color="68a2d8" w:themeColor="accent1" w:themeTint="EA" w:sz="4" w:space="0"/>
        <w:insideV w:val="single" w:color="68a2d8" w:themeColor="accent1" w:themeTint="EA" w:sz="4" w:space="0"/>
      </w:tblBorders>
    </w:tblPr>
    <w:tcPr>
      <w:tcBorders/>
    </w:tcPr>
    <w:tblStylePr w:type="band1Horz">
      <w:rPr>
        <w:rFonts w:ascii="Arial" w:hAnsi="Arial"/>
        <w:color w:val="404040"/>
        <w:sz w:val="22"/>
      </w:rPr>
      <w:pPr>
        <w:pBdr/>
        <w:spacing/>
        <w:ind/>
      </w:pPr>
      <w:tblPr>
        <w:tblBorders/>
      </w:tblPr>
      <w:tcPr>
        <w:shd w:val="clear" w:color="ddeaf6" w:themeColor="accent1" w:themeTint="34" w:fill="ddeaf6" w:themeFill="accent1" w:themeFillTint="34"/>
        <w:tcBorders/>
      </w:tcPr>
    </w:tblStylePr>
    <w:tblStylePr w:type="band1Vert">
      <w:rPr>
        <w:rFonts w:ascii="Arial" w:hAnsi="Arial"/>
        <w:color w:val="404040"/>
        <w:sz w:val="22"/>
      </w:rPr>
      <w:pPr>
        <w:pBdr/>
        <w:spacing/>
        <w:ind/>
      </w:pPr>
      <w:tblPr>
        <w:tblBorders/>
      </w:tblPr>
      <w:tcPr>
        <w:shd w:val="clear" w:color="ddeaf6" w:themeColor="accent1" w:themeTint="34" w:fill="ddea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68a2d8"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68a2d8"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Grid Table 2 Accent 2"/>
    <w:basedOn w:val="881"/>
    <w:uiPriority w:val="99"/>
    <w:pPr>
      <w:pBdr/>
      <w:spacing w:after="0" w:line="240" w:lineRule="auto"/>
      <w:ind/>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f4b184"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f4b184"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Grid Table 2 Accent 3"/>
    <w:basedOn w:val="881"/>
    <w:uiPriority w:val="99"/>
    <w:pPr>
      <w:pBdr/>
      <w:spacing w:after="0" w:line="240" w:lineRule="auto"/>
      <w:ind/>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1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a5a5a5"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a5a5a5"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Grid Table 2 Accent 4"/>
    <w:basedOn w:val="881"/>
    <w:uiPriority w:val="99"/>
    <w:pPr>
      <w:pBdr/>
      <w:spacing w:after="0" w:line="240" w:lineRule="auto"/>
      <w:ind/>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ffd865"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ffd865"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Grid Table 2 Accent 5"/>
    <w:basedOn w:val="881"/>
    <w:uiPriority w:val="99"/>
    <w:pPr>
      <w:pBdr/>
      <w:spacing w:after="0" w:line="240" w:lineRule="auto"/>
      <w:ind/>
    </w:pPr>
    <w:tblPr>
      <w:tblStyleRowBandSize w:val="1"/>
      <w:tblStyleColBandSize w:val="1"/>
      <w:tblBorders>
        <w:bottom w:val="single" w:color="4472c4" w:themeColor="accent5" w:sz="4" w:space="0"/>
        <w:insideH w:val="single" w:color="4472c4" w:themeColor="accent5" w:sz="4" w:space="0"/>
        <w:insideV w:val="single" w:color="4472c4" w:themeColor="accent5" w:sz="4" w:space="0"/>
      </w:tblBorders>
    </w:tblPr>
    <w:tcPr>
      <w:tcBorders/>
    </w:tcPr>
    <w:tblStylePr w:type="band1Horz">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band1Vert">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4472c4"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4472c4"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Grid Table 2 Accent 6"/>
    <w:basedOn w:val="881"/>
    <w:uiPriority w:val="99"/>
    <w:pPr>
      <w:pBdr/>
      <w:spacing w:after="0" w:line="240" w:lineRule="auto"/>
      <w:ind/>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cPr>
      <w:tcBorders/>
    </w:tcPr>
    <w:tblStylePr w:type="band1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1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70ad47"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Grid Table 3 Accent 1"/>
    <w:basedOn w:val="881"/>
    <w:uiPriority w:val="99"/>
    <w:pPr>
      <w:pBdr/>
      <w:spacing w:after="0" w:line="240" w:lineRule="auto"/>
      <w:ind/>
    </w:pPr>
    <w:tblPr>
      <w:tblStyleRowBandSize w:val="1"/>
      <w:tblStyleColBandSize w:val="1"/>
      <w:tblBorders>
        <w:bottom w:val="single" w:color="68a2d8" w:themeColor="accent1" w:themeTint="EA" w:sz="4" w:space="0"/>
        <w:insideH w:val="single" w:color="68a2d8" w:themeColor="accent1" w:themeTint="EA" w:sz="4" w:space="0"/>
        <w:insideV w:val="single" w:color="68a2d8" w:themeColor="accent1" w:themeTint="EA" w:sz="4" w:space="0"/>
      </w:tblBorders>
    </w:tblPr>
    <w:tcPr>
      <w:tcBorders/>
    </w:tcPr>
    <w:tblStylePr w:type="band1Horz">
      <w:rPr>
        <w:rFonts w:ascii="Arial" w:hAnsi="Arial"/>
        <w:color w:val="404040"/>
        <w:sz w:val="22"/>
      </w:rPr>
      <w:pPr>
        <w:pBdr/>
        <w:spacing/>
        <w:ind/>
      </w:pPr>
      <w:tblPr>
        <w:tblBorders/>
      </w:tblPr>
      <w:tcPr>
        <w:shd w:val="clear" w:color="ddeaf6" w:themeColor="accent1" w:themeTint="34" w:fill="ddeaf6" w:themeFill="accent1" w:themeFillTint="34"/>
        <w:tcBorders/>
      </w:tcPr>
    </w:tblStylePr>
    <w:tblStylePr w:type="band1Vert">
      <w:rPr>
        <w:rFonts w:ascii="Arial" w:hAnsi="Arial"/>
        <w:color w:val="404040"/>
        <w:sz w:val="22"/>
      </w:rPr>
      <w:pPr>
        <w:pBdr/>
        <w:spacing/>
        <w:ind/>
      </w:pPr>
      <w:tblPr>
        <w:tblBorders/>
      </w:tblPr>
      <w:tcPr>
        <w:shd w:val="clear" w:color="ddeaf6" w:themeColor="accent1" w:themeTint="34" w:fill="ddea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Grid Table 3 Accent 2"/>
    <w:basedOn w:val="881"/>
    <w:uiPriority w:val="99"/>
    <w:pPr>
      <w:pBdr/>
      <w:spacing w:after="0" w:line="240" w:lineRule="auto"/>
      <w:ind/>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Grid Table 3 Accent 3"/>
    <w:basedOn w:val="881"/>
    <w:uiPriority w:val="99"/>
    <w:pPr>
      <w:pBdr/>
      <w:spacing w:after="0" w:line="240" w:lineRule="auto"/>
      <w:ind/>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1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Grid Table 3 Accent 4"/>
    <w:basedOn w:val="881"/>
    <w:uiPriority w:val="99"/>
    <w:pPr>
      <w:pBdr/>
      <w:spacing w:after="0" w:line="240" w:lineRule="auto"/>
      <w:ind/>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name w:val="Grid Table 3 Accent 5"/>
    <w:basedOn w:val="881"/>
    <w:uiPriority w:val="99"/>
    <w:pPr>
      <w:pBdr/>
      <w:spacing w:after="0" w:line="240" w:lineRule="auto"/>
      <w:ind/>
    </w:pPr>
    <w:tblPr>
      <w:tblStyleRowBandSize w:val="1"/>
      <w:tblStyleColBandSize w:val="1"/>
      <w:tblBorders>
        <w:bottom w:val="single" w:color="4472c4" w:themeColor="accent5" w:sz="4" w:space="0"/>
        <w:insideH w:val="single" w:color="4472c4" w:themeColor="accent5" w:sz="4" w:space="0"/>
        <w:insideV w:val="single" w:color="4472c4" w:themeColor="accent5" w:sz="4" w:space="0"/>
      </w:tblBorders>
    </w:tblPr>
    <w:tcPr>
      <w:tcBorders/>
    </w:tcPr>
    <w:tblStylePr w:type="band1Horz">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band1Vert">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Grid Table 3 Accent 6"/>
    <w:basedOn w:val="881"/>
    <w:uiPriority w:val="99"/>
    <w:pPr>
      <w:pBdr/>
      <w:spacing w:after="0" w:line="240" w:lineRule="auto"/>
      <w:ind/>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cPr>
      <w:tcBorders/>
    </w:tcPr>
    <w:tblStylePr w:type="band1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1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name w:val="Grid Table 4 Accent 1"/>
    <w:basedOn w:val="881"/>
    <w:uiPriority w:val="59"/>
    <w:pPr>
      <w:pBdr/>
      <w:spacing w:after="0" w:line="240" w:lineRule="auto"/>
      <w:ind/>
    </w:pPr>
    <w:tblPr>
      <w:tblStyleRowBandSize w:val="1"/>
      <w:tblStyleColBandSize w:val="1"/>
      <w:tblBorders>
        <w:top w:val="single" w:color="a2c6e7" w:themeColor="accent1" w:themeTint="90" w:sz="4" w:space="0"/>
        <w:left w:val="single" w:color="a2c6e7" w:themeColor="accent1" w:themeTint="90" w:sz="4" w:space="0"/>
        <w:bottom w:val="single" w:color="a2c6e7" w:themeColor="accent1" w:themeTint="90" w:sz="4" w:space="0"/>
        <w:right w:val="single" w:color="a2c6e7" w:themeColor="accent1" w:themeTint="90" w:sz="4" w:space="0"/>
        <w:insideH w:val="single" w:color="a2c6e7" w:themeColor="accent1" w:themeTint="90" w:sz="4" w:space="0"/>
        <w:insideV w:val="single" w:color="a2c6e7" w:themeColor="accent1" w:themeTint="90" w:sz="4" w:space="0"/>
      </w:tblBorders>
    </w:tblPr>
    <w:tcPr>
      <w:tcBorders/>
    </w:tcPr>
    <w:tblStylePr w:type="band1Horz">
      <w:rPr>
        <w:rFonts w:ascii="Arial" w:hAnsi="Arial"/>
        <w:color w:val="404040"/>
        <w:sz w:val="22"/>
      </w:rPr>
      <w:pPr>
        <w:pBdr/>
        <w:spacing/>
        <w:ind/>
      </w:pPr>
      <w:tblPr>
        <w:tblBorders/>
      </w:tblPr>
      <w:tcPr>
        <w:shd w:val="clear" w:color="deebf6" w:themeColor="accent1" w:themeTint="32" w:fill="deebf6" w:themeFill="accent1" w:themeFillTint="32"/>
        <w:tcBorders/>
      </w:tcPr>
    </w:tblStylePr>
    <w:tblStylePr w:type="band1Vert">
      <w:rPr>
        <w:rFonts w:ascii="Arial" w:hAnsi="Arial"/>
        <w:color w:val="404040"/>
        <w:sz w:val="22"/>
      </w:rPr>
      <w:pPr>
        <w:pBdr/>
        <w:spacing/>
        <w:ind/>
      </w:pPr>
      <w:tblPr>
        <w:tblBorders/>
      </w:tblPr>
      <w:tcPr>
        <w:shd w:val="clear" w:color="deebf6" w:themeColor="accent1" w:themeTint="32" w:fill="deebf6"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68a2d8" w:themeColor="accent1" w:themeTint="EA" w:fill="68a2d8" w:themeFill="accent1" w:themeFillTint="EA"/>
        <w:tcBorders>
          <w:top w:val="single" w:color="68a2d8" w:themeColor="accent1" w:themeTint="EA" w:sz="4" w:space="0"/>
          <w:left w:val="single" w:color="68a2d8" w:themeColor="accent1" w:themeTint="EA" w:sz="4" w:space="0"/>
          <w:bottom w:val="single" w:color="68a2d8" w:themeColor="accent1" w:themeTint="EA" w:sz="4" w:space="0"/>
          <w:right w:val="single" w:color="68a2d8"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68a2d8"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name w:val="Grid Table 4 Accent 2"/>
    <w:basedOn w:val="881"/>
    <w:uiPriority w:val="59"/>
    <w:pPr>
      <w:pBdr/>
      <w:spacing w:after="0" w:line="240" w:lineRule="auto"/>
      <w:ind/>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cPr>
      <w:tcBorders/>
    </w:tcPr>
    <w:tblStylePr w:type="band1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4b184" w:themeColor="accent2" w:themeTint="97" w:fill="f4b184" w:themeFill="accent2" w:themeFillTint="97"/>
        <w:tc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4b184"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name w:val="Grid Table 4 Accent 3"/>
    <w:basedOn w:val="881"/>
    <w:uiPriority w:val="59"/>
    <w:pPr>
      <w:pBdr/>
      <w:spacing w:after="0" w:line="240" w:lineRule="auto"/>
      <w:ind/>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cPr>
      <w:tcBorders/>
    </w:tcPr>
    <w:tblStylePr w:type="band1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1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a5a5a5" w:themeColor="accent3" w:themeTint="FE" w:fill="a5a5a5" w:themeFill="accent3" w:themeFillTint="FE"/>
        <w:tc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a5a5a5"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name w:val="Grid Table 4 Accent 4"/>
    <w:basedOn w:val="881"/>
    <w:uiPriority w:val="59"/>
    <w:pPr>
      <w:pBdr/>
      <w:spacing w:after="0" w:line="240" w:lineRule="auto"/>
      <w:ind/>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Pr>
    <w:tcPr>
      <w:tcBorders/>
    </w:tcPr>
    <w:tblStylePr w:type="band1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d865" w:themeColor="accent4" w:themeTint="9A" w:fill="ffd865" w:themeFill="accent4" w:themeFillTint="9A"/>
        <w:tc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fd865"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name w:val="Grid Table 4 Accent 5"/>
    <w:basedOn w:val="881"/>
    <w:uiPriority w:val="59"/>
    <w:pPr>
      <w:pBdr/>
      <w:spacing w:after="0" w:line="240" w:lineRule="auto"/>
      <w:ind/>
    </w:pPr>
    <w:tblPr>
      <w:tblStyleRowBandSize w:val="1"/>
      <w:tblStyleColBandSize w:val="1"/>
      <w:tblBorders>
        <w:top w:val="single" w:color="95afdd" w:themeColor="accent5" w:themeTint="90" w:sz="4" w:space="0"/>
        <w:left w:val="single" w:color="95afdd" w:themeColor="accent5" w:themeTint="90" w:sz="4" w:space="0"/>
        <w:bottom w:val="single" w:color="95afdd" w:themeColor="accent5" w:themeTint="90" w:sz="4" w:space="0"/>
        <w:right w:val="single" w:color="95afdd" w:themeColor="accent5" w:themeTint="90" w:sz="4" w:space="0"/>
        <w:insideH w:val="single" w:color="95afdd" w:themeColor="accent5" w:themeTint="90" w:sz="4" w:space="0"/>
        <w:insideV w:val="single" w:color="95afdd" w:themeColor="accent5" w:themeTint="90" w:sz="4" w:space="0"/>
      </w:tblBorders>
    </w:tblPr>
    <w:tcPr>
      <w:tcBorders/>
    </w:tcPr>
    <w:tblStylePr w:type="band1Horz">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band1Vert">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472c4" w:themeColor="accent5" w:fill="4472c4" w:themeFill="accent5"/>
        <w:tcBorders>
          <w:top w:val="single" w:color="4472c4" w:themeColor="accent5" w:sz="4" w:space="0"/>
          <w:left w:val="single" w:color="4472c4" w:themeColor="accent5" w:sz="4" w:space="0"/>
          <w:bottom w:val="single" w:color="4472c4" w:themeColor="accent5" w:sz="4" w:space="0"/>
          <w:right w:val="single" w:color="4472c4"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472c4"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name w:val="Grid Table 4 Accent 6"/>
    <w:basedOn w:val="881"/>
    <w:uiPriority w:val="59"/>
    <w:pPr>
      <w:pBdr/>
      <w:spacing w:after="0" w:line="240" w:lineRule="auto"/>
      <w:ind/>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cPr>
      <w:tcBorders/>
    </w:tcPr>
    <w:tblStylePr w:type="band1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1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70ad47" w:themeColor="accent6" w:fill="70ad47" w:themeFill="accent6"/>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70ad47"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name w:val="Grid Table 5 Dark Accent 2"/>
    <w:basedOn w:val="881"/>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be5d6" w:themeColor="accent2" w:themeTint="32" w:fill="fbe5d6" w:themeFill="accent2" w:themeFillTint="32"/>
    </w:tblPr>
    <w:tcPr>
      <w:tcBorders/>
    </w:tcPr>
    <w:tblStylePr w:type="band1Horz">
      <w:pPr>
        <w:pBdr/>
        <w:spacing/>
        <w:ind/>
      </w:pPr>
      <w:tblPr>
        <w:tblBorders/>
      </w:tblPr>
      <w:tcPr>
        <w:shd w:val="clear" w:color="f6c3a0" w:themeColor="accent2" w:themeTint="75" w:fill="f6c3a0" w:themeFill="accent2" w:themeFillTint="75"/>
        <w:tcBorders/>
      </w:tcPr>
    </w:tblStylePr>
    <w:tblStylePr w:type="band1Vert">
      <w:pPr>
        <w:pBdr/>
        <w:spacing/>
        <w:ind/>
      </w:pPr>
      <w:tblPr>
        <w:tblBorders/>
      </w:tblPr>
      <w:tcPr>
        <w:shd w:val="clear" w:color="f6c3a0" w:themeColor="accent2" w:themeTint="75" w:fill="f6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ed7d31" w:themeColor="accent2" w:fill="ed7d31" w:themeFill="accent2"/>
        <w:tcBorders/>
      </w:tcPr>
    </w:tblStylePr>
    <w:tblStylePr w:type="firstRow">
      <w:rPr>
        <w:rFonts w:ascii="Arial" w:hAnsi="Arial"/>
        <w:b/>
        <w:color w:val="ffffff"/>
        <w:sz w:val="22"/>
      </w:rPr>
      <w:pPr>
        <w:pBdr/>
        <w:spacing/>
        <w:ind/>
      </w:pPr>
      <w:tblPr>
        <w:tblBorders/>
      </w:tblPr>
      <w:tcPr>
        <w:shd w:val="clear" w:color="ed7d31" w:themeColor="accent2" w:fill="ed7d31" w:themeFill="accent2"/>
        <w:tcBorders/>
      </w:tcPr>
    </w:tblStylePr>
    <w:tblStylePr w:type="lastCol">
      <w:rPr>
        <w:rFonts w:ascii="Arial" w:hAnsi="Arial"/>
        <w:b/>
        <w:color w:val="ffffff"/>
        <w:sz w:val="22"/>
      </w:rPr>
      <w:pPr>
        <w:pBdr/>
        <w:spacing/>
        <w:ind/>
      </w:pPr>
      <w:tblPr>
        <w:tblBorders/>
      </w:tblPr>
      <w:tcPr>
        <w:shd w:val="clear" w:color="ed7d31" w:themeColor="accent2" w:fill="ed7d31" w:themeFill="accent2"/>
        <w:tcBorders/>
      </w:tcPr>
    </w:tblStylePr>
    <w:tblStylePr w:type="lastRow">
      <w:rPr>
        <w:rFonts w:ascii="Arial" w:hAnsi="Arial"/>
        <w:b/>
        <w:color w:val="ffffff"/>
        <w:sz w:val="22"/>
      </w:rPr>
      <w:pPr>
        <w:pBdr/>
        <w:spacing/>
        <w:ind/>
      </w:pPr>
      <w:tblPr>
        <w:tblBorders/>
      </w:tblPr>
      <w:tcPr>
        <w:shd w:val="clear" w:color="ed7d31" w:themeColor="accent2" w:fill="ed7d31" w:themeFill="accent2"/>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name w:val="Grid Table 5 Dark Accent 3"/>
    <w:basedOn w:val="881"/>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cecec" w:themeColor="accent3" w:themeTint="34" w:fill="ececec" w:themeFill="accent3" w:themeFillTint="34"/>
    </w:tblPr>
    <w:tcPr>
      <w:tcBorders/>
    </w:tcPr>
    <w:tblStylePr w:type="band1Horz">
      <w:pPr>
        <w:pBdr/>
        <w:spacing/>
        <w:ind/>
      </w:pPr>
      <w:tblPr>
        <w:tblBorders/>
      </w:tblPr>
      <w:tcPr>
        <w:shd w:val="clear" w:color="d5d5d5" w:themeColor="accent3" w:themeTint="75" w:fill="d5d5d5" w:themeFill="accent3" w:themeFillTint="75"/>
        <w:tcBorders/>
      </w:tcPr>
    </w:tblStylePr>
    <w:tblStylePr w:type="band1Vert">
      <w:pPr>
        <w:pBdr/>
        <w:spacing/>
        <w:ind/>
      </w:pPr>
      <w:tblPr>
        <w:tblBorders/>
      </w:tblPr>
      <w:tcPr>
        <w:shd w:val="clear" w:color="d5d5d5" w:themeColor="accent3" w:themeTint="75" w:fill="d5d5d5"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a5a5a5" w:themeColor="accent3" w:fill="a5a5a5" w:themeFill="accent3"/>
        <w:tcBorders/>
      </w:tcPr>
    </w:tblStylePr>
    <w:tblStylePr w:type="firstRow">
      <w:rPr>
        <w:rFonts w:ascii="Arial" w:hAnsi="Arial"/>
        <w:b/>
        <w:color w:val="ffffff"/>
        <w:sz w:val="22"/>
      </w:rPr>
      <w:pPr>
        <w:pBdr/>
        <w:spacing/>
        <w:ind/>
      </w:pPr>
      <w:tblPr>
        <w:tblBorders/>
      </w:tblPr>
      <w:tcPr>
        <w:shd w:val="clear" w:color="a5a5a5" w:themeColor="accent3" w:fill="a5a5a5" w:themeFill="accent3"/>
        <w:tcBorders/>
      </w:tcPr>
    </w:tblStylePr>
    <w:tblStylePr w:type="lastCol">
      <w:rPr>
        <w:rFonts w:ascii="Arial" w:hAnsi="Arial"/>
        <w:b/>
        <w:color w:val="ffffff"/>
        <w:sz w:val="22"/>
      </w:rPr>
      <w:pPr>
        <w:pBdr/>
        <w:spacing/>
        <w:ind/>
      </w:pPr>
      <w:tblPr>
        <w:tblBorders/>
      </w:tblPr>
      <w:tcPr>
        <w:shd w:val="clear" w:color="a5a5a5" w:themeColor="accent3" w:fill="a5a5a5" w:themeFill="accent3"/>
        <w:tcBorders/>
      </w:tcPr>
    </w:tblStylePr>
    <w:tblStylePr w:type="lastRow">
      <w:rPr>
        <w:rFonts w:ascii="Arial" w:hAnsi="Arial"/>
        <w:b/>
        <w:color w:val="ffffff"/>
        <w:sz w:val="22"/>
      </w:rPr>
      <w:pPr>
        <w:pBdr/>
        <w:spacing/>
        <w:ind/>
      </w:pPr>
      <w:tblPr>
        <w:tblBorders/>
      </w:tblPr>
      <w:tcPr>
        <w:shd w:val="clear" w:color="a5a5a5" w:themeColor="accent3" w:fill="a5a5a5" w:themeFill="accent3"/>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name w:val="Grid Table 5 Dark Accent 5"/>
    <w:basedOn w:val="881"/>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8e2f3" w:themeColor="accent5" w:themeTint="34" w:fill="d8e2f3" w:themeFill="accent5" w:themeFillTint="34"/>
    </w:tblPr>
    <w:tcPr>
      <w:tcBorders/>
    </w:tcPr>
    <w:tblStylePr w:type="band1Horz">
      <w:pPr>
        <w:pBdr/>
        <w:spacing/>
        <w:ind/>
      </w:pPr>
      <w:tblPr>
        <w:tblBorders/>
      </w:tblPr>
      <w:tcPr>
        <w:shd w:val="clear" w:color="a9bee4" w:themeColor="accent5" w:themeTint="75" w:fill="a9bee4" w:themeFill="accent5" w:themeFillTint="75"/>
        <w:tcBorders/>
      </w:tcPr>
    </w:tblStylePr>
    <w:tblStylePr w:type="band1Vert">
      <w:pPr>
        <w:pBdr/>
        <w:spacing/>
        <w:ind/>
      </w:pPr>
      <w:tblPr>
        <w:tblBorders/>
      </w:tblPr>
      <w:tcPr>
        <w:shd w:val="clear" w:color="a9bee4"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4472c4" w:themeColor="accent5" w:fill="4472c4" w:themeFill="accent5"/>
        <w:tcBorders/>
      </w:tcPr>
    </w:tblStylePr>
    <w:tblStylePr w:type="firstRow">
      <w:rPr>
        <w:rFonts w:ascii="Arial" w:hAnsi="Arial"/>
        <w:b/>
        <w:color w:val="ffffff"/>
        <w:sz w:val="22"/>
      </w:rPr>
      <w:pPr>
        <w:pBdr/>
        <w:spacing/>
        <w:ind/>
      </w:pPr>
      <w:tblPr>
        <w:tblBorders/>
      </w:tblPr>
      <w:tcPr>
        <w:shd w:val="clear" w:color="4472c4" w:themeColor="accent5" w:fill="4472c4" w:themeFill="accent5"/>
        <w:tcBorders/>
      </w:tcPr>
    </w:tblStylePr>
    <w:tblStylePr w:type="lastCol">
      <w:rPr>
        <w:rFonts w:ascii="Arial" w:hAnsi="Arial"/>
        <w:b/>
        <w:color w:val="ffffff"/>
        <w:sz w:val="22"/>
      </w:rPr>
      <w:pPr>
        <w:pBdr/>
        <w:spacing/>
        <w:ind/>
      </w:pPr>
      <w:tblPr>
        <w:tblBorders/>
      </w:tblPr>
      <w:tcPr>
        <w:shd w:val="clear" w:color="4472c4" w:themeColor="accent5" w:fill="4472c4" w:themeFill="accent5"/>
        <w:tcBorders/>
      </w:tcPr>
    </w:tblStylePr>
    <w:tblStylePr w:type="lastRow">
      <w:rPr>
        <w:rFonts w:ascii="Arial" w:hAnsi="Arial"/>
        <w:b/>
        <w:color w:val="ffffff"/>
        <w:sz w:val="22"/>
      </w:rPr>
      <w:pPr>
        <w:pBdr/>
        <w:spacing/>
        <w:ind/>
      </w:pPr>
      <w:tblPr>
        <w:tblBorders/>
      </w:tblPr>
      <w:tcPr>
        <w:shd w:val="clear" w:color="4472c4" w:themeColor="accent5" w:fill="4472c4" w:themeFill="accent5"/>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name w:val="Grid Table 5 Dark Accent 6"/>
    <w:basedOn w:val="881"/>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1efd8" w:themeColor="accent6" w:themeTint="34" w:fill="e1efd8" w:themeFill="accent6" w:themeFillTint="34"/>
    </w:tblPr>
    <w:tcPr>
      <w:tcBorders/>
    </w:tcPr>
    <w:tblStylePr w:type="band1Horz">
      <w:pPr>
        <w:pBdr/>
        <w:spacing/>
        <w:ind/>
      </w:pPr>
      <w:tblPr>
        <w:tblBorders/>
      </w:tblPr>
      <w:tcPr>
        <w:shd w:val="clear" w:color="bcdba8" w:themeColor="accent6" w:themeTint="75" w:fill="bcdba8" w:themeFill="accent6" w:themeFillTint="75"/>
        <w:tcBorders/>
      </w:tcPr>
    </w:tblStylePr>
    <w:tblStylePr w:type="band1Vert">
      <w:pPr>
        <w:pBdr/>
        <w:spacing/>
        <w:ind/>
      </w:pPr>
      <w:tblPr>
        <w:tblBorders/>
      </w:tblPr>
      <w:tcPr>
        <w:shd w:val="clear" w:color="bcdba8" w:themeColor="accent6" w:themeTint="75" w:fill="bc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70ad47" w:themeColor="accent6" w:fill="70ad47" w:themeFill="accent6"/>
        <w:tcBorders/>
      </w:tcPr>
    </w:tblStylePr>
    <w:tblStylePr w:type="firstRow">
      <w:rPr>
        <w:rFonts w:ascii="Arial" w:hAnsi="Arial"/>
        <w:b/>
        <w:color w:val="ffffff"/>
        <w:sz w:val="22"/>
      </w:rPr>
      <w:pPr>
        <w:pBdr/>
        <w:spacing/>
        <w:ind/>
      </w:pPr>
      <w:tblPr>
        <w:tblBorders/>
      </w:tblPr>
      <w:tcPr>
        <w:shd w:val="clear" w:color="70ad47" w:themeColor="accent6" w:fill="70ad47" w:themeFill="accent6"/>
        <w:tcBorders/>
      </w:tcPr>
    </w:tblStylePr>
    <w:tblStylePr w:type="lastCol">
      <w:rPr>
        <w:rFonts w:ascii="Arial" w:hAnsi="Arial"/>
        <w:b/>
        <w:color w:val="ffffff"/>
        <w:sz w:val="22"/>
      </w:rPr>
      <w:pPr>
        <w:pBdr/>
        <w:spacing/>
        <w:ind/>
      </w:pPr>
      <w:tblPr>
        <w:tblBorders/>
      </w:tblPr>
      <w:tcPr>
        <w:shd w:val="clear" w:color="70ad47" w:themeColor="accent6" w:fill="70ad47" w:themeFill="accent6"/>
        <w:tcBorders/>
      </w:tcPr>
    </w:tblStylePr>
    <w:tblStylePr w:type="lastRow">
      <w:rPr>
        <w:rFonts w:ascii="Arial" w:hAnsi="Arial"/>
        <w:b/>
        <w:color w:val="ffffff"/>
        <w:sz w:val="22"/>
      </w:rPr>
      <w:pPr>
        <w:pBdr/>
        <w:spacing/>
        <w:ind/>
      </w:pPr>
      <w:tblPr>
        <w:tblBorders/>
      </w:tblPr>
      <w:tcPr>
        <w:shd w:val="clear" w:color="70ad47" w:themeColor="accent6" w:fill="70ad47" w:themeFill="accent6"/>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name w:val="Grid Table 6 Colorful Accent 1"/>
    <w:basedOn w:val="881"/>
    <w:uiPriority w:val="99"/>
    <w:pPr>
      <w:pBdr/>
      <w:spacing w:after="0" w:line="240" w:lineRule="auto"/>
      <w:ind/>
    </w:pPr>
    <w:tblPr>
      <w:tblStyleRowBandSize w:val="1"/>
      <w:tblStyleColBandSize w:val="1"/>
      <w:tblBorders>
        <w:top w:val="single" w:color="acccea" w:themeColor="accent1" w:themeTint="80" w:sz="4" w:space="0"/>
        <w:left w:val="single" w:color="acccea" w:themeColor="accent1" w:themeTint="80" w:sz="4" w:space="0"/>
        <w:bottom w:val="single" w:color="acccea" w:themeColor="accent1" w:themeTint="80" w:sz="4" w:space="0"/>
        <w:right w:val="single" w:color="acccea" w:themeColor="accent1" w:themeTint="80" w:sz="4" w:space="0"/>
        <w:insideH w:val="single" w:color="acccea" w:themeColor="accent1" w:themeTint="80" w:sz="4" w:space="0"/>
        <w:insideV w:val="single" w:color="acccea" w:themeColor="accent1" w:themeTint="80" w:sz="4" w:space="0"/>
      </w:tblBorders>
    </w:tblPr>
    <w:tcPr>
      <w:tcBorders/>
    </w:tcPr>
    <w:tblStylePr w:type="band1Horz">
      <w:rPr>
        <w:rFonts w:ascii="Arial" w:hAnsi="Arial"/>
        <w:color w:val="acccea" w:themeColor="accent1" w:themeTint="80" w:themeShade="95"/>
        <w:sz w:val="22"/>
      </w:rPr>
      <w:pPr>
        <w:pBdr/>
        <w:spacing/>
        <w:ind/>
      </w:pPr>
      <w:tblPr>
        <w:tblBorders/>
      </w:tblPr>
      <w:tcPr>
        <w:shd w:val="clear" w:color="ddeaf6" w:themeColor="accent1" w:themeTint="34" w:fill="ddeaf6" w:themeFill="accent1" w:themeFillTint="34"/>
        <w:tcBorders/>
      </w:tcPr>
    </w:tblStylePr>
    <w:tblStylePr w:type="band1Vert">
      <w:pPr>
        <w:pBdr/>
        <w:spacing/>
        <w:ind/>
      </w:pPr>
      <w:tblPr>
        <w:tblBorders/>
      </w:tblPr>
      <w:tcPr>
        <w:shd w:val="clear" w:color="ddeaf6" w:themeColor="accent1" w:themeTint="34" w:fill="ddeaf6" w:themeFill="accent1" w:themeFillTint="34"/>
        <w:tcBorders/>
      </w:tcPr>
    </w:tblStylePr>
    <w:tblStylePr w:type="band2Horz">
      <w:rPr>
        <w:rFonts w:ascii="Arial" w:hAnsi="Arial"/>
        <w:color w:val="acccea"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cccea" w:themeColor="accent1" w:themeTint="80" w:themeShade="95"/>
      </w:rPr>
      <w:pPr>
        <w:pBdr/>
        <w:spacing/>
        <w:ind/>
      </w:pPr>
      <w:tblPr>
        <w:tblBorders/>
      </w:tblPr>
      <w:tcPr>
        <w:tcBorders/>
      </w:tcPr>
    </w:tblStylePr>
    <w:tblStylePr w:type="firstRow">
      <w:rPr>
        <w:b/>
        <w:color w:val="acccea" w:themeColor="accent1" w:themeTint="80" w:themeShade="95"/>
      </w:rPr>
      <w:pPr>
        <w:pBdr/>
        <w:spacing/>
        <w:ind/>
      </w:pPr>
      <w:tblPr>
        <w:tblBorders/>
      </w:tblPr>
      <w:tcPr>
        <w:tcBorders>
          <w:bottom w:val="single" w:color="acccea" w:themeColor="accent1" w:themeTint="80" w:sz="12" w:space="0"/>
        </w:tcBorders>
      </w:tcPr>
    </w:tblStylePr>
    <w:tblStylePr w:type="lastCol">
      <w:rPr>
        <w:b/>
        <w:color w:val="acccea" w:themeColor="accent1" w:themeTint="80" w:themeShade="95"/>
      </w:rPr>
      <w:pPr>
        <w:pBdr/>
        <w:spacing/>
        <w:ind/>
      </w:pPr>
      <w:tblPr>
        <w:tblBorders/>
      </w:tblPr>
      <w:tcPr>
        <w:tcBorders/>
      </w:tcPr>
    </w:tblStylePr>
    <w:tblStylePr w:type="lastRow">
      <w:rPr>
        <w:b/>
        <w:color w:val="acccea"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name w:val="Grid Table 6 Colorful Accent 2"/>
    <w:basedOn w:val="881"/>
    <w:uiPriority w:val="99"/>
    <w:pPr>
      <w:pBdr/>
      <w:spacing w:after="0" w:line="240" w:lineRule="auto"/>
      <w:ind/>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be5d6" w:themeColor="accent2" w:themeTint="32" w:fill="fbe5d6" w:themeFill="accent2" w:themeFillTint="32"/>
        <w:tcBorders/>
      </w:tcPr>
    </w:tblStylePr>
    <w:tblStylePr w:type="band1Vert">
      <w:pPr>
        <w:pBdr/>
        <w:spacing/>
        <w:ind/>
      </w:pPr>
      <w:tblPr>
        <w:tblBorders/>
      </w:tblPr>
      <w:tcPr>
        <w:shd w:val="clear" w:color="fbe5d6" w:themeColor="accent2" w:themeTint="32" w:fill="fbe5d6" w:themeFill="accent2" w:themeFillTint="32"/>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4b184" w:themeColor="accent2" w:themeTint="97" w:themeShade="95"/>
      </w:rPr>
      <w:pPr>
        <w:pBdr/>
        <w:spacing/>
        <w:ind/>
      </w:pPr>
      <w:tblPr>
        <w:tblBorders/>
      </w:tblPr>
      <w:tcPr>
        <w:tcBorders/>
      </w:tcPr>
    </w:tblStylePr>
    <w:tblStylePr w:type="firstRow">
      <w:rPr>
        <w:b/>
        <w:color w:val="f4b184" w:themeColor="accent2" w:themeTint="97" w:themeShade="95"/>
      </w:rPr>
      <w:pPr>
        <w:pBdr/>
        <w:spacing/>
        <w:ind/>
      </w:pPr>
      <w:tblPr>
        <w:tblBorders/>
      </w:tblPr>
      <w:tcPr>
        <w:tcBorders>
          <w:bottom w:val="single" w:color="f4b184" w:themeColor="accent2" w:themeTint="97" w:sz="12" w:space="0"/>
        </w:tcBorders>
      </w:tcPr>
    </w:tblStylePr>
    <w:tblStylePr w:type="lastCol">
      <w:rPr>
        <w:b/>
        <w:color w:val="f4b184" w:themeColor="accent2" w:themeTint="97" w:themeShade="95"/>
      </w:rPr>
      <w:pPr>
        <w:pBdr/>
        <w:spacing/>
        <w:ind/>
      </w:pPr>
      <w:tblPr>
        <w:tblBorders/>
      </w:tblPr>
      <w:tcPr>
        <w:tcBorders/>
      </w:tcPr>
    </w:tblStylePr>
    <w:tblStylePr w:type="lastRow">
      <w:rPr>
        <w:b/>
        <w:color w:val="f4b184"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5">
    <w:name w:val="Grid Table 6 Colorful Accent 3"/>
    <w:basedOn w:val="881"/>
    <w:uiPriority w:val="99"/>
    <w:pPr>
      <w:pBdr/>
      <w:spacing w:after="0" w:line="240" w:lineRule="auto"/>
      <w:ind/>
    </w:pPr>
    <w:tblPr>
      <w:tblStyleRowBandSize w:val="1"/>
      <w:tblStyleColBandSize w:val="1"/>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a5a5a5" w:themeColor="accent3" w:themeTint="FE" w:themeShade="95"/>
        <w:sz w:val="22"/>
      </w:rPr>
      <w:pPr>
        <w:pBdr/>
        <w:spacing/>
        <w:ind/>
      </w:pPr>
      <w:tblPr>
        <w:tblBorders/>
      </w:tblPr>
      <w:tcPr>
        <w:shd w:val="clear" w:color="ececec" w:themeColor="accent3" w:themeTint="34" w:fill="ececec" w:themeFill="accent3" w:themeFillTint="34"/>
        <w:tcBorders/>
      </w:tcPr>
    </w:tblStylePr>
    <w:tblStylePr w:type="band1Vert">
      <w:pPr>
        <w:pBdr/>
        <w:spacing/>
        <w:ind/>
      </w:pPr>
      <w:tblPr>
        <w:tblBorders/>
      </w:tblPr>
      <w:tcPr>
        <w:shd w:val="clear" w:color="ececec" w:themeColor="accent3" w:themeTint="34" w:fill="ececec" w:themeFill="accent3" w:themeFillTint="34"/>
        <w:tcBorders/>
      </w:tcPr>
    </w:tblStylePr>
    <w:tblStylePr w:type="band2Horz">
      <w:rPr>
        <w:rFonts w:ascii="Arial" w:hAnsi="Arial"/>
        <w:color w:val="a5a5a5"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5a5a5" w:themeColor="accent3" w:themeTint="FE" w:themeShade="95"/>
      </w:rPr>
      <w:pPr>
        <w:pBdr/>
        <w:spacing/>
        <w:ind/>
      </w:pPr>
      <w:tblPr>
        <w:tblBorders/>
      </w:tblPr>
      <w:tcPr>
        <w:tcBorders/>
      </w:tcPr>
    </w:tblStylePr>
    <w:tblStylePr w:type="firstRow">
      <w:rPr>
        <w:b/>
        <w:color w:val="a5a5a5" w:themeColor="accent3" w:themeTint="FE" w:themeShade="95"/>
      </w:rPr>
      <w:pPr>
        <w:pBdr/>
        <w:spacing/>
        <w:ind/>
      </w:pPr>
      <w:tblPr>
        <w:tblBorders/>
      </w:tblPr>
      <w:tcPr>
        <w:tcBorders>
          <w:bottom w:val="single" w:color="a5a5a5" w:themeColor="accent3" w:themeTint="FE" w:sz="12" w:space="0"/>
        </w:tcBorders>
      </w:tcPr>
    </w:tblStylePr>
    <w:tblStylePr w:type="lastCol">
      <w:rPr>
        <w:b/>
        <w:color w:val="a5a5a5" w:themeColor="accent3" w:themeTint="FE" w:themeShade="95"/>
      </w:rPr>
      <w:pPr>
        <w:pBdr/>
        <w:spacing/>
        <w:ind/>
      </w:pPr>
      <w:tblPr>
        <w:tblBorders/>
      </w:tblPr>
      <w:tcPr>
        <w:tcBorders/>
      </w:tcPr>
    </w:tblStylePr>
    <w:tblStylePr w:type="lastRow">
      <w:rPr>
        <w:b/>
        <w:color w:val="a5a5a5"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6">
    <w:name w:val="Grid Table 6 Colorful Accent 4"/>
    <w:basedOn w:val="881"/>
    <w:uiPriority w:val="99"/>
    <w:pPr>
      <w:pBdr/>
      <w:spacing w:after="0" w:line="240" w:lineRule="auto"/>
      <w:ind/>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f2cb" w:themeColor="accent4" w:themeTint="34" w:fill="fff2cb" w:themeFill="accent4" w:themeFillTint="34"/>
        <w:tcBorders/>
      </w:tcPr>
    </w:tblStylePr>
    <w:tblStylePr w:type="band1Vert">
      <w:pPr>
        <w:pBdr/>
        <w:spacing/>
        <w:ind/>
      </w:pPr>
      <w:tblPr>
        <w:tblBorders/>
      </w:tblPr>
      <w:tcPr>
        <w:shd w:val="clear" w:color="fff2cb" w:themeColor="accent4" w:themeTint="34" w:fill="fff2cb" w:themeFill="accent4" w:themeFillTint="34"/>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fd865" w:themeColor="accent4" w:themeTint="9A" w:themeShade="95"/>
      </w:rPr>
      <w:pPr>
        <w:pBdr/>
        <w:spacing/>
        <w:ind/>
      </w:pPr>
      <w:tblPr>
        <w:tblBorders/>
      </w:tblPr>
      <w:tcPr>
        <w:tcBorders/>
      </w:tcPr>
    </w:tblStylePr>
    <w:tblStylePr w:type="firstRow">
      <w:rPr>
        <w:b/>
        <w:color w:val="ffd865" w:themeColor="accent4" w:themeTint="9A" w:themeShade="95"/>
      </w:rPr>
      <w:pPr>
        <w:pBdr/>
        <w:spacing/>
        <w:ind/>
      </w:pPr>
      <w:tblPr>
        <w:tblBorders/>
      </w:tblPr>
      <w:tcPr>
        <w:tcBorders>
          <w:bottom w:val="single" w:color="ffd865" w:themeColor="accent4" w:themeTint="9A" w:sz="12" w:space="0"/>
        </w:tcBorders>
      </w:tcPr>
    </w:tblStylePr>
    <w:tblStylePr w:type="lastCol">
      <w:rPr>
        <w:b/>
        <w:color w:val="ffd865" w:themeColor="accent4" w:themeTint="9A" w:themeShade="95"/>
      </w:rPr>
      <w:pPr>
        <w:pBdr/>
        <w:spacing/>
        <w:ind/>
      </w:pPr>
      <w:tblPr>
        <w:tblBorders/>
      </w:tblPr>
      <w:tcPr>
        <w:tcBorders/>
      </w:tcPr>
    </w:tblStylePr>
    <w:tblStylePr w:type="lastRow">
      <w:rPr>
        <w:b/>
        <w:color w:val="ffd865"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name w:val="Grid Table 6 Colorful Accent 5"/>
    <w:basedOn w:val="881"/>
    <w:uiPriority w:val="99"/>
    <w:pPr>
      <w:pBdr/>
      <w:spacing w:after="0" w:line="240" w:lineRule="auto"/>
      <w:ind/>
    </w:pPr>
    <w:tblPr>
      <w:tblStyleRowBandSize w:val="1"/>
      <w:tblStyleColBandSize w:val="1"/>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Pr>
    <w:tcPr>
      <w:tcBorders/>
    </w:tcPr>
    <w:tblStylePr w:type="band1Horz">
      <w:rPr>
        <w:rFonts w:ascii="Arial" w:hAnsi="Arial"/>
        <w:color w:val="254175" w:themeColor="accent5" w:themeShade="95"/>
        <w:sz w:val="22"/>
      </w:rPr>
      <w:pPr>
        <w:pBdr/>
        <w:spacing/>
        <w:ind/>
      </w:pPr>
      <w:tblPr>
        <w:tblBorders/>
      </w:tblPr>
      <w:tcPr>
        <w:shd w:val="clear" w:color="d8e2f3" w:themeColor="accent5" w:themeTint="34" w:fill="d8e2f3" w:themeFill="accent5" w:themeFillTint="34"/>
        <w:tcBorders/>
      </w:tcPr>
    </w:tblStylePr>
    <w:tblStylePr w:type="band1Vert">
      <w:pPr>
        <w:pBdr/>
        <w:spacing/>
        <w:ind/>
      </w:pPr>
      <w:tblPr>
        <w:tblBorders/>
      </w:tblPr>
      <w:tcPr>
        <w:shd w:val="clear" w:color="d8e2f3" w:themeColor="accent5" w:themeTint="34" w:fill="d8e2f3" w:themeFill="accent5" w:themeFillTint="34"/>
        <w:tcBorders/>
      </w:tcPr>
    </w:tblStylePr>
    <w:tblStylePr w:type="band2Horz">
      <w:rPr>
        <w:rFonts w:ascii="Arial" w:hAnsi="Arial"/>
        <w:color w:val="2541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175" w:themeColor="accent5" w:themeShade="95"/>
      </w:rPr>
      <w:pPr>
        <w:pBdr/>
        <w:spacing/>
        <w:ind/>
      </w:pPr>
      <w:tblPr>
        <w:tblBorders/>
      </w:tblPr>
      <w:tcPr>
        <w:tcBorders/>
      </w:tcPr>
    </w:tblStylePr>
    <w:tblStylePr w:type="firstRow">
      <w:rPr>
        <w:b/>
        <w:color w:val="254175" w:themeColor="accent5" w:themeShade="95"/>
      </w:rPr>
      <w:pPr>
        <w:pBdr/>
        <w:spacing/>
        <w:ind/>
      </w:pPr>
      <w:tblPr>
        <w:tblBorders/>
      </w:tblPr>
      <w:tcPr>
        <w:tcBorders>
          <w:bottom w:val="single" w:color="4472c4" w:themeColor="accent5" w:sz="12" w:space="0"/>
        </w:tcBorders>
      </w:tcPr>
    </w:tblStylePr>
    <w:tblStylePr w:type="lastCol">
      <w:rPr>
        <w:b/>
        <w:color w:val="254175" w:themeColor="accent5" w:themeShade="95"/>
      </w:rPr>
      <w:pPr>
        <w:pBdr/>
        <w:spacing/>
        <w:ind/>
      </w:pPr>
      <w:tblPr>
        <w:tblBorders/>
      </w:tblPr>
      <w:tcPr>
        <w:tcBorders/>
      </w:tcPr>
    </w:tblStylePr>
    <w:tblStylePr w:type="lastRow">
      <w:rPr>
        <w:b/>
        <w:color w:val="2541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name w:val="Grid Table 6 Colorful Accent 6"/>
    <w:basedOn w:val="881"/>
    <w:uiPriority w:val="99"/>
    <w:pPr>
      <w:pBdr/>
      <w:spacing w:after="0" w:line="240" w:lineRule="auto"/>
      <w:ind/>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cPr>
      <w:tcBorders/>
    </w:tcPr>
    <w:tblStylePr w:type="band1Horz">
      <w:rPr>
        <w:rFonts w:ascii="Arial" w:hAnsi="Arial"/>
        <w:color w:val="254175" w:themeColor="accent5" w:themeShade="95"/>
        <w:sz w:val="22"/>
      </w:rPr>
      <w:pPr>
        <w:pBdr/>
        <w:spacing/>
        <w:ind/>
      </w:pPr>
      <w:tblPr>
        <w:tblBorders/>
      </w:tblPr>
      <w:tcPr>
        <w:shd w:val="clear" w:color="e1efd8" w:themeColor="accent6" w:themeTint="34" w:fill="e1efd8" w:themeFill="accent6" w:themeFillTint="34"/>
        <w:tcBorders/>
      </w:tcPr>
    </w:tblStylePr>
    <w:tblStylePr w:type="band1Vert">
      <w:pPr>
        <w:pBdr/>
        <w:spacing/>
        <w:ind/>
      </w:pPr>
      <w:tblPr>
        <w:tblBorders/>
      </w:tblPr>
      <w:tcPr>
        <w:shd w:val="clear" w:color="e1efd8" w:themeColor="accent6" w:themeTint="34" w:fill="e1efd8" w:themeFill="accent6" w:themeFillTint="34"/>
        <w:tcBorders/>
      </w:tcPr>
    </w:tblStylePr>
    <w:tblStylePr w:type="band2Horz">
      <w:rPr>
        <w:rFonts w:ascii="Arial" w:hAnsi="Arial"/>
        <w:color w:val="2541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175" w:themeColor="accent5" w:themeShade="95"/>
      </w:rPr>
      <w:pPr>
        <w:pBdr/>
        <w:spacing/>
        <w:ind/>
      </w:pPr>
      <w:tblPr>
        <w:tblBorders/>
      </w:tblPr>
      <w:tcPr>
        <w:tcBorders/>
      </w:tcPr>
    </w:tblStylePr>
    <w:tblStylePr w:type="firstRow">
      <w:rPr>
        <w:b/>
        <w:color w:val="254175" w:themeColor="accent5" w:themeShade="95"/>
      </w:rPr>
      <w:pPr>
        <w:pBdr/>
        <w:spacing/>
        <w:ind/>
      </w:pPr>
      <w:tblPr>
        <w:tblBorders/>
      </w:tblPr>
      <w:tcPr>
        <w:tcBorders>
          <w:bottom w:val="single" w:color="70ad47" w:themeColor="accent6" w:sz="12" w:space="0"/>
        </w:tcBorders>
      </w:tcPr>
    </w:tblStylePr>
    <w:tblStylePr w:type="lastCol">
      <w:rPr>
        <w:b/>
        <w:color w:val="254175" w:themeColor="accent5" w:themeShade="95"/>
      </w:rPr>
      <w:pPr>
        <w:pBdr/>
        <w:spacing/>
        <w:ind/>
      </w:pPr>
      <w:tblPr>
        <w:tblBorders/>
      </w:tblPr>
      <w:tcPr>
        <w:tcBorders/>
      </w:tcPr>
    </w:tblStylePr>
    <w:tblStylePr w:type="lastRow">
      <w:rPr>
        <w:b/>
        <w:color w:val="2541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9">
    <w:name w:val="Grid Table 7 Colorful Accent 1"/>
    <w:basedOn w:val="881"/>
    <w:uiPriority w:val="99"/>
    <w:pPr>
      <w:pBdr/>
      <w:spacing w:after="0" w:line="240" w:lineRule="auto"/>
      <w:ind/>
    </w:pPr>
    <w:tblPr>
      <w:tblStyleRowBandSize w:val="1"/>
      <w:tblStyleColBandSize w:val="1"/>
      <w:tblBorders>
        <w:bottom w:val="single" w:color="acccea" w:themeColor="accent1" w:themeTint="80" w:sz="4" w:space="0"/>
        <w:right w:val="single" w:color="acccea" w:themeColor="accent1" w:themeTint="80" w:sz="4" w:space="0"/>
        <w:insideH w:val="single" w:color="acccea" w:themeColor="accent1" w:themeTint="80" w:sz="4" w:space="0"/>
        <w:insideV w:val="single" w:color="acccea" w:themeColor="accent1" w:themeTint="80" w:sz="4" w:space="0"/>
      </w:tblBorders>
    </w:tblPr>
    <w:tcPr>
      <w:tcBorders/>
    </w:tcPr>
    <w:tblStylePr w:type="band1Horz">
      <w:rPr>
        <w:rFonts w:ascii="Arial" w:hAnsi="Arial"/>
        <w:color w:val="acccea" w:themeColor="accent1" w:themeTint="80" w:themeShade="95"/>
        <w:sz w:val="22"/>
      </w:rPr>
      <w:pPr>
        <w:pBdr/>
        <w:spacing/>
        <w:ind/>
      </w:pPr>
      <w:tblPr>
        <w:tblBorders/>
      </w:tblPr>
      <w:tcPr>
        <w:shd w:val="clear" w:color="ddeaf6" w:themeColor="accent1" w:themeTint="34" w:fill="ddeaf6" w:themeFill="accent1" w:themeFillTint="34"/>
        <w:tcBorders/>
      </w:tcPr>
    </w:tblStylePr>
    <w:tblStylePr w:type="band1Vert">
      <w:pPr>
        <w:pBdr/>
        <w:spacing/>
        <w:ind/>
      </w:pPr>
      <w:tblPr>
        <w:tblBorders/>
      </w:tblPr>
      <w:tcPr>
        <w:shd w:val="clear" w:color="ddeaf6" w:themeColor="accent1" w:themeTint="34" w:fill="ddeaf6" w:themeFill="accent1" w:themeFillTint="34"/>
        <w:tcBorders/>
      </w:tcPr>
    </w:tblStylePr>
    <w:tblStylePr w:type="band2Horz">
      <w:rPr>
        <w:rFonts w:ascii="Arial" w:hAnsi="Arial"/>
        <w:color w:val="acccea"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cccea" w:themeColor="accent1" w:themeTint="80"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acccea" w:themeColor="accent1" w:themeTint="80" w:sz="4" w:space="0"/>
        </w:tcBorders>
      </w:tcPr>
    </w:tblStylePr>
    <w:tblStylePr w:type="firstRow">
      <w:rPr>
        <w:rFonts w:ascii="Arial" w:hAnsi="Arial"/>
        <w:b/>
        <w:color w:val="acccea"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acccea" w:themeColor="accent1" w:themeTint="80" w:sz="4" w:space="0"/>
          <w:right w:val="none" w:color="000000" w:sz="4" w:space="0"/>
        </w:tcBorders>
      </w:tcPr>
    </w:tblStylePr>
    <w:tblStylePr w:type="lastCol">
      <w:rPr>
        <w:rFonts w:ascii="Arial" w:hAnsi="Arial"/>
        <w:i/>
        <w:color w:val="acccea" w:themeColor="accent1" w:themeTint="80" w:themeShade="95"/>
        <w:sz w:val="22"/>
      </w:rPr>
      <w:pPr>
        <w:pBdr/>
        <w:spacing/>
        <w:ind/>
      </w:pPr>
      <w:tblPr>
        <w:tblBorders/>
      </w:tblPr>
      <w:tcPr>
        <w:shd w:val="clear" w:color="ffffff" w:fill="auto"/>
        <w:tcBorders>
          <w:top w:val="none" w:color="000000" w:sz="4" w:space="0"/>
          <w:left w:val="single" w:color="acccea" w:themeColor="accent1" w:themeTint="80" w:sz="4" w:space="0"/>
          <w:bottom w:val="none" w:color="000000" w:sz="4" w:space="0"/>
          <w:right w:val="none" w:color="000000" w:sz="4" w:space="0"/>
        </w:tcBorders>
      </w:tcPr>
    </w:tblStylePr>
    <w:tblStylePr w:type="lastRow">
      <w:rPr>
        <w:rFonts w:ascii="Arial" w:hAnsi="Arial"/>
        <w:b/>
        <w:color w:val="acccea" w:themeColor="accent1" w:themeTint="80" w:themeShade="95"/>
        <w:sz w:val="22"/>
      </w:rPr>
      <w:pPr>
        <w:pBdr/>
        <w:spacing/>
        <w:ind/>
      </w:pPr>
      <w:tblPr>
        <w:tblBorders/>
      </w:tblPr>
      <w:tcPr>
        <w:shd w:val="clear" w:color="ffffff" w:themeColor="light1" w:fill="ffffff" w:themeFill="light1"/>
        <w:tcBorders>
          <w:top w:val="single" w:color="acccea"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0">
    <w:name w:val="Grid Table 7 Colorful Accent 2"/>
    <w:basedOn w:val="881"/>
    <w:uiPriority w:val="99"/>
    <w:pPr>
      <w:pBdr/>
      <w:spacing w:after="0" w:line="240" w:lineRule="auto"/>
      <w:ind/>
    </w:pPr>
    <w:tblPr>
      <w:tblStyleRowBandSize w:val="1"/>
      <w:tblStyleColBandSize w:val="1"/>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be5d6" w:themeColor="accent2" w:themeTint="32" w:fill="fbe5d6" w:themeFill="accent2" w:themeFillTint="32"/>
        <w:tcBorders/>
      </w:tcPr>
    </w:tblStylePr>
    <w:tblStylePr w:type="band1Vert">
      <w:pPr>
        <w:pBdr/>
        <w:spacing/>
        <w:ind/>
      </w:pPr>
      <w:tblPr>
        <w:tblBorders/>
      </w:tblPr>
      <w:tcPr>
        <w:shd w:val="clear" w:color="fbe5d6" w:themeColor="accent2" w:themeTint="32" w:fill="fbe5d6" w:themeFill="accent2" w:themeFillTint="32"/>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4b184" w:themeColor="accent2" w:themeTint="97"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f4b184" w:themeColor="accent2" w:themeTint="97" w:sz="4" w:space="0"/>
        </w:tcBorders>
      </w:tcPr>
    </w:tblStylePr>
    <w:tblStylePr w:type="firstRow">
      <w:rPr>
        <w:rFonts w:ascii="Arial" w:hAnsi="Arial"/>
        <w:b/>
        <w:color w:val="f4b184"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f4b184" w:themeColor="accent2" w:themeTint="97" w:sz="4" w:space="0"/>
          <w:right w:val="none" w:color="000000" w:sz="4" w:space="0"/>
        </w:tcBorders>
      </w:tcPr>
    </w:tblStylePr>
    <w:tblStylePr w:type="lastCol">
      <w:rPr>
        <w:rFonts w:ascii="Arial" w:hAnsi="Arial"/>
        <w:i/>
        <w:color w:val="f4b184" w:themeColor="accent2" w:themeTint="97" w:themeShade="95"/>
        <w:sz w:val="22"/>
      </w:rPr>
      <w:pPr>
        <w:pBdr/>
        <w:spacing/>
        <w:ind/>
      </w:pPr>
      <w:tblPr>
        <w:tblBorders/>
      </w:tblPr>
      <w:tcPr>
        <w:shd w:val="clear" w:color="ffffff" w:fill="auto"/>
        <w:tcBorders>
          <w:top w:val="none" w:color="000000" w:sz="4" w:space="0"/>
          <w:left w:val="single" w:color="f4b184" w:themeColor="accent2" w:themeTint="97" w:sz="4" w:space="0"/>
          <w:bottom w:val="none" w:color="000000" w:sz="4" w:space="0"/>
          <w:right w:val="none" w:color="000000" w:sz="4" w:space="0"/>
        </w:tcBorders>
      </w:tcPr>
    </w:tblStylePr>
    <w:tblStylePr w:type="lastRow">
      <w:rPr>
        <w:rFonts w:ascii="Arial" w:hAnsi="Arial"/>
        <w:b/>
        <w:color w:val="f4b184" w:themeColor="accent2" w:themeTint="97" w:themeShade="95"/>
        <w:sz w:val="22"/>
      </w:rPr>
      <w:pPr>
        <w:pBdr/>
        <w:spacing/>
        <w:ind/>
      </w:pPr>
      <w:tblPr>
        <w:tblBorders/>
      </w:tblPr>
      <w:tcPr>
        <w:shd w:val="clear" w:color="ffffff" w:themeColor="light1" w:fill="ffffff" w:themeFill="light1"/>
        <w:tcBorders>
          <w:top w:val="single" w:color="f4b184"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1">
    <w:name w:val="Grid Table 7 Colorful Accent 3"/>
    <w:basedOn w:val="881"/>
    <w:uiPriority w:val="99"/>
    <w:pPr>
      <w:pBdr/>
      <w:spacing w:after="0" w:line="240" w:lineRule="auto"/>
      <w:ind/>
    </w:pPr>
    <w:tblPr>
      <w:tblStyleRowBandSize w:val="1"/>
      <w:tblStyleColBandSize w:val="1"/>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a5a5a5" w:themeColor="accent3" w:themeTint="FE" w:themeShade="95"/>
        <w:sz w:val="22"/>
      </w:rPr>
      <w:pPr>
        <w:pBdr/>
        <w:spacing/>
        <w:ind/>
      </w:pPr>
      <w:tblPr>
        <w:tblBorders/>
      </w:tblPr>
      <w:tcPr>
        <w:shd w:val="clear" w:color="ececec" w:themeColor="accent3" w:themeTint="34" w:fill="ececec" w:themeFill="accent3" w:themeFillTint="34"/>
        <w:tcBorders/>
      </w:tcPr>
    </w:tblStylePr>
    <w:tblStylePr w:type="band1Vert">
      <w:pPr>
        <w:pBdr/>
        <w:spacing/>
        <w:ind/>
      </w:pPr>
      <w:tblPr>
        <w:tblBorders/>
      </w:tblPr>
      <w:tcPr>
        <w:shd w:val="clear" w:color="ececec" w:themeColor="accent3" w:themeTint="34" w:fill="ececec" w:themeFill="accent3" w:themeFillTint="34"/>
        <w:tcBorders/>
      </w:tcPr>
    </w:tblStylePr>
    <w:tblStylePr w:type="band2Horz">
      <w:rPr>
        <w:rFonts w:ascii="Arial" w:hAnsi="Arial"/>
        <w:color w:val="a5a5a5"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5a5a5" w:themeColor="accent3" w:themeTint="FE"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a5a5a5" w:themeColor="accent3" w:themeTint="FE" w:sz="4" w:space="0"/>
        </w:tcBorders>
      </w:tcPr>
    </w:tblStylePr>
    <w:tblStylePr w:type="firstRow">
      <w:rPr>
        <w:rFonts w:ascii="Arial" w:hAnsi="Arial"/>
        <w:b/>
        <w:color w:val="a5a5a5"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a5a5a5" w:themeColor="accent3" w:themeTint="FE" w:sz="4" w:space="0"/>
          <w:right w:val="none" w:color="000000" w:sz="4" w:space="0"/>
        </w:tcBorders>
      </w:tcPr>
    </w:tblStylePr>
    <w:tblStylePr w:type="lastCol">
      <w:rPr>
        <w:rFonts w:ascii="Arial" w:hAnsi="Arial"/>
        <w:i/>
        <w:color w:val="a5a5a5" w:themeColor="accent3" w:themeTint="FE" w:themeShade="95"/>
        <w:sz w:val="22"/>
      </w:rPr>
      <w:pPr>
        <w:pBdr/>
        <w:spacing/>
        <w:ind/>
      </w:pPr>
      <w:tblPr>
        <w:tblBorders/>
      </w:tblPr>
      <w:tcPr>
        <w:shd w:val="clear" w:color="ffffff" w:fill="auto"/>
        <w:tcBorders>
          <w:top w:val="none" w:color="000000" w:sz="4" w:space="0"/>
          <w:left w:val="single" w:color="a5a5a5" w:themeColor="accent3" w:themeTint="FE" w:sz="4" w:space="0"/>
          <w:bottom w:val="none" w:color="000000" w:sz="4" w:space="0"/>
          <w:right w:val="none" w:color="000000" w:sz="4" w:space="0"/>
        </w:tcBorders>
      </w:tcPr>
    </w:tblStylePr>
    <w:tblStylePr w:type="lastRow">
      <w:rPr>
        <w:rFonts w:ascii="Arial" w:hAnsi="Arial"/>
        <w:b/>
        <w:color w:val="a5a5a5" w:themeColor="accent3" w:themeTint="FE" w:themeShade="95"/>
        <w:sz w:val="22"/>
      </w:rPr>
      <w:pPr>
        <w:pBdr/>
        <w:spacing/>
        <w:ind/>
      </w:pPr>
      <w:tblPr>
        <w:tblBorders/>
      </w:tblPr>
      <w:tcPr>
        <w:shd w:val="clear" w:color="ffffff" w:themeColor="light1" w:fill="ffffff" w:themeFill="light1"/>
        <w:tcBorders>
          <w:top w:val="single" w:color="a5a5a5"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2">
    <w:name w:val="Grid Table 7 Colorful Accent 4"/>
    <w:basedOn w:val="881"/>
    <w:uiPriority w:val="99"/>
    <w:pPr>
      <w:pBdr/>
      <w:spacing w:after="0" w:line="240" w:lineRule="auto"/>
      <w:ind/>
    </w:pPr>
    <w:tblPr>
      <w:tblStyleRowBandSize w:val="1"/>
      <w:tblStyleColBandSize w:val="1"/>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f2cb" w:themeColor="accent4" w:themeTint="34" w:fill="fff2cb" w:themeFill="accent4" w:themeFillTint="34"/>
        <w:tcBorders/>
      </w:tcPr>
    </w:tblStylePr>
    <w:tblStylePr w:type="band1Vert">
      <w:pPr>
        <w:pBdr/>
        <w:spacing/>
        <w:ind/>
      </w:pPr>
      <w:tblPr>
        <w:tblBorders/>
      </w:tblPr>
      <w:tcPr>
        <w:shd w:val="clear" w:color="fff2cb" w:themeColor="accent4" w:themeTint="34" w:fill="fff2cb" w:themeFill="accent4" w:themeFillTint="34"/>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fd865" w:themeColor="accent4" w:themeTint="9A"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ffd865" w:themeColor="accent4" w:themeTint="9A" w:sz="4" w:space="0"/>
        </w:tcBorders>
      </w:tcPr>
    </w:tblStylePr>
    <w:tblStylePr w:type="firstRow">
      <w:rPr>
        <w:rFonts w:ascii="Arial" w:hAnsi="Arial"/>
        <w:b/>
        <w:color w:val="ffd865"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ffd865" w:themeColor="accent4" w:themeTint="9A" w:sz="4" w:space="0"/>
          <w:right w:val="none" w:color="000000" w:sz="4" w:space="0"/>
        </w:tcBorders>
      </w:tcPr>
    </w:tblStylePr>
    <w:tblStylePr w:type="lastCol">
      <w:rPr>
        <w:rFonts w:ascii="Arial" w:hAnsi="Arial"/>
        <w:i/>
        <w:color w:val="ffd865" w:themeColor="accent4" w:themeTint="9A" w:themeShade="95"/>
        <w:sz w:val="22"/>
      </w:rPr>
      <w:pPr>
        <w:pBdr/>
        <w:spacing/>
        <w:ind/>
      </w:pPr>
      <w:tblPr>
        <w:tblBorders/>
      </w:tblPr>
      <w:tcPr>
        <w:shd w:val="clear" w:color="ffffff" w:fill="auto"/>
        <w:tcBorders>
          <w:top w:val="none" w:color="000000" w:sz="4" w:space="0"/>
          <w:left w:val="single" w:color="ffd865" w:themeColor="accent4" w:themeTint="9A" w:sz="4" w:space="0"/>
          <w:bottom w:val="none" w:color="000000" w:sz="4" w:space="0"/>
          <w:right w:val="none" w:color="000000" w:sz="4" w:space="0"/>
        </w:tcBorders>
      </w:tcPr>
    </w:tblStylePr>
    <w:tblStylePr w:type="lastRow">
      <w:rPr>
        <w:rFonts w:ascii="Arial" w:hAnsi="Arial"/>
        <w:b/>
        <w:color w:val="ffd865" w:themeColor="accent4" w:themeTint="9A" w:themeShade="95"/>
        <w:sz w:val="22"/>
      </w:rPr>
      <w:pPr>
        <w:pBdr/>
        <w:spacing/>
        <w:ind/>
      </w:pPr>
      <w:tblPr>
        <w:tblBorders/>
      </w:tblPr>
      <w:tcPr>
        <w:shd w:val="clear" w:color="ffffff" w:themeColor="light1" w:fill="ffffff" w:themeFill="light1"/>
        <w:tcBorders>
          <w:top w:val="single" w:color="ffd865"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3">
    <w:name w:val="Grid Table 7 Colorful Accent 5"/>
    <w:basedOn w:val="881"/>
    <w:uiPriority w:val="99"/>
    <w:pPr>
      <w:pBdr/>
      <w:spacing w:after="0" w:line="240" w:lineRule="auto"/>
      <w:ind/>
    </w:pPr>
    <w:tblPr>
      <w:tblStyleRowBandSize w:val="1"/>
      <w:tblStyleColBandSize w:val="1"/>
      <w:tblBorders>
        <w:bottom w:val="single" w:color="95afdd" w:themeColor="accent5" w:themeTint="90" w:sz="4" w:space="0"/>
        <w:right w:val="single" w:color="95afdd" w:themeColor="accent5" w:themeTint="90" w:sz="4" w:space="0"/>
        <w:insideH w:val="single" w:color="95afdd" w:themeColor="accent5" w:themeTint="90" w:sz="4" w:space="0"/>
        <w:insideV w:val="single" w:color="95afdd" w:themeColor="accent5" w:themeTint="90" w:sz="4" w:space="0"/>
      </w:tblBorders>
    </w:tblPr>
    <w:tcPr>
      <w:tcBorders/>
    </w:tcPr>
    <w:tblStylePr w:type="band1Horz">
      <w:rPr>
        <w:rFonts w:ascii="Arial" w:hAnsi="Arial"/>
        <w:color w:val="254175" w:themeColor="accent5" w:themeShade="95"/>
        <w:sz w:val="22"/>
      </w:rPr>
      <w:pPr>
        <w:pBdr/>
        <w:spacing/>
        <w:ind/>
      </w:pPr>
      <w:tblPr>
        <w:tblBorders/>
      </w:tblPr>
      <w:tcPr>
        <w:shd w:val="clear" w:color="d8e2f3" w:themeColor="accent5" w:themeTint="34" w:fill="d8e2f3" w:themeFill="accent5" w:themeFillTint="34"/>
        <w:tcBorders/>
      </w:tcPr>
    </w:tblStylePr>
    <w:tblStylePr w:type="band1Vert">
      <w:pPr>
        <w:pBdr/>
        <w:spacing/>
        <w:ind/>
      </w:pPr>
      <w:tblPr>
        <w:tblBorders/>
      </w:tblPr>
      <w:tcPr>
        <w:shd w:val="clear" w:color="d8e2f3" w:themeColor="accent5" w:themeTint="34" w:fill="d8e2f3" w:themeFill="accent5" w:themeFillTint="34"/>
        <w:tcBorders/>
      </w:tcPr>
    </w:tblStylePr>
    <w:tblStylePr w:type="band2Horz">
      <w:rPr>
        <w:rFonts w:ascii="Arial" w:hAnsi="Arial"/>
        <w:color w:val="2541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175" w:themeColor="accent5"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95afdd" w:themeColor="accent5" w:themeTint="90" w:sz="4" w:space="0"/>
        </w:tcBorders>
      </w:tcPr>
    </w:tblStylePr>
    <w:tblStylePr w:type="firstRow">
      <w:rPr>
        <w:rFonts w:ascii="Arial" w:hAnsi="Arial"/>
        <w:b/>
        <w:color w:val="2541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95afdd" w:themeColor="accent5" w:themeTint="90" w:sz="4" w:space="0"/>
          <w:right w:val="none" w:color="000000" w:sz="4" w:space="0"/>
        </w:tcBorders>
      </w:tcPr>
    </w:tblStylePr>
    <w:tblStylePr w:type="lastCol">
      <w:rPr>
        <w:rFonts w:ascii="Arial" w:hAnsi="Arial"/>
        <w:i/>
        <w:color w:val="254175" w:themeColor="accent5" w:themeShade="95"/>
        <w:sz w:val="22"/>
      </w:rPr>
      <w:pPr>
        <w:pBdr/>
        <w:spacing/>
        <w:ind/>
      </w:pPr>
      <w:tblPr>
        <w:tblBorders/>
      </w:tblPr>
      <w:tcPr>
        <w:shd w:val="clear" w:color="ffffff" w:fill="auto"/>
        <w:tcBorders>
          <w:top w:val="none" w:color="000000" w:sz="4" w:space="0"/>
          <w:left w:val="single" w:color="95afdd" w:themeColor="accent5" w:themeTint="90" w:sz="4" w:space="0"/>
          <w:bottom w:val="none" w:color="000000" w:sz="4" w:space="0"/>
          <w:right w:val="none" w:color="000000" w:sz="4" w:space="0"/>
        </w:tcBorders>
      </w:tcPr>
    </w:tblStylePr>
    <w:tblStylePr w:type="lastRow">
      <w:rPr>
        <w:rFonts w:ascii="Arial" w:hAnsi="Arial"/>
        <w:b/>
        <w:color w:val="254175" w:themeColor="accent5" w:themeShade="95"/>
        <w:sz w:val="22"/>
      </w:rPr>
      <w:pPr>
        <w:pBdr/>
        <w:spacing/>
        <w:ind/>
      </w:pPr>
      <w:tblPr>
        <w:tblBorders/>
      </w:tblPr>
      <w:tcPr>
        <w:shd w:val="clear" w:color="ffffff" w:themeColor="light1" w:fill="ffffff" w:themeFill="light1"/>
        <w:tcBorders>
          <w:top w:val="single" w:color="95afdd"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4">
    <w:name w:val="Grid Table 7 Colorful Accent 6"/>
    <w:basedOn w:val="881"/>
    <w:uiPriority w:val="99"/>
    <w:pPr>
      <w:pBdr/>
      <w:spacing w:after="0" w:line="240" w:lineRule="auto"/>
      <w:ind/>
    </w:pPr>
    <w:tblPr>
      <w:tblStyleRowBandSize w:val="1"/>
      <w:tblStyleColBandSize w:val="1"/>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cPr>
      <w:tcBorders/>
    </w:tcPr>
    <w:tblStylePr w:type="band1Horz">
      <w:rPr>
        <w:rFonts w:ascii="Arial" w:hAnsi="Arial"/>
        <w:color w:val="416429" w:themeColor="accent6" w:themeShade="95"/>
        <w:sz w:val="22"/>
      </w:rPr>
      <w:pPr>
        <w:pBdr/>
        <w:spacing/>
        <w:ind/>
      </w:pPr>
      <w:tblPr>
        <w:tblBorders/>
      </w:tblPr>
      <w:tcPr>
        <w:shd w:val="clear" w:color="e1efd8" w:themeColor="accent6" w:themeTint="34" w:fill="e1efd8" w:themeFill="accent6" w:themeFillTint="34"/>
        <w:tcBorders/>
      </w:tcPr>
    </w:tblStylePr>
    <w:tblStylePr w:type="band1Vert">
      <w:pPr>
        <w:pBdr/>
        <w:spacing/>
        <w:ind/>
      </w:pPr>
      <w:tblPr>
        <w:tblBorders/>
      </w:tblPr>
      <w:tcPr>
        <w:shd w:val="clear" w:color="e1efd8" w:themeColor="accent6" w:themeTint="34" w:fill="e1efd8" w:themeFill="accent6" w:themeFillTint="34"/>
        <w:tcBorders/>
      </w:tcPr>
    </w:tblStylePr>
    <w:tblStylePr w:type="band2Horz">
      <w:rPr>
        <w:rFonts w:ascii="Arial" w:hAnsi="Arial"/>
        <w:color w:val="4164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429" w:themeColor="accent6"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add394" w:themeColor="accent6" w:themeTint="90" w:sz="4" w:space="0"/>
        </w:tcBorders>
      </w:tcPr>
    </w:tblStylePr>
    <w:tblStylePr w:type="firstRow">
      <w:rPr>
        <w:rFonts w:ascii="Arial" w:hAnsi="Arial"/>
        <w:b/>
        <w:color w:val="4164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add394" w:themeColor="accent6" w:themeTint="90" w:sz="4" w:space="0"/>
          <w:right w:val="none" w:color="000000" w:sz="4" w:space="0"/>
        </w:tcBorders>
      </w:tcPr>
    </w:tblStylePr>
    <w:tblStylePr w:type="lastCol">
      <w:rPr>
        <w:rFonts w:ascii="Arial" w:hAnsi="Arial"/>
        <w:i/>
        <w:color w:val="416429" w:themeColor="accent6" w:themeShade="95"/>
        <w:sz w:val="22"/>
      </w:rPr>
      <w:pPr>
        <w:pBdr/>
        <w:spacing/>
        <w:ind/>
      </w:pPr>
      <w:tblPr>
        <w:tblBorders/>
      </w:tblPr>
      <w:tcPr>
        <w:shd w:val="clear" w:color="ffffff" w:fill="auto"/>
        <w:tcBorders>
          <w:top w:val="none" w:color="000000" w:sz="4" w:space="0"/>
          <w:left w:val="single" w:color="add394" w:themeColor="accent6" w:themeTint="90" w:sz="4" w:space="0"/>
          <w:bottom w:val="none" w:color="000000" w:sz="4" w:space="0"/>
          <w:right w:val="none" w:color="000000" w:sz="4" w:space="0"/>
        </w:tcBorders>
      </w:tcPr>
    </w:tblStylePr>
    <w:tblStylePr w:type="lastRow">
      <w:rPr>
        <w:rFonts w:ascii="Arial" w:hAnsi="Arial"/>
        <w:b/>
        <w:color w:val="416429" w:themeColor="accent6" w:themeShade="95"/>
        <w:sz w:val="22"/>
      </w:rPr>
      <w:pPr>
        <w:pBdr/>
        <w:spacing/>
        <w:ind/>
      </w:pPr>
      <w:tblPr>
        <w:tblBorders/>
      </w:tblPr>
      <w:tcPr>
        <w:shd w:val="clear" w:color="ffffff" w:themeColor="light1" w:fill="ffffff" w:themeFill="light1"/>
        <w:tcBorders>
          <w:top w:val="single" w:color="add394"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5">
    <w:name w:val="List Table 1 Light Accent 1"/>
    <w:basedOn w:val="881"/>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d5e5f4" w:themeColor="accent1" w:themeTint="40" w:fill="d5e5f4" w:themeFill="accent1" w:themeFillTint="40"/>
        <w:tcBorders/>
      </w:tcPr>
    </w:tblStylePr>
    <w:tblStylePr w:type="band1Vert">
      <w:pPr>
        <w:pBdr/>
        <w:spacing/>
        <w:ind/>
      </w:pPr>
      <w:tblPr>
        <w:tblBorders/>
      </w:tblPr>
      <w:tcPr>
        <w:shd w:val="clear" w:color="d5e5f4" w:themeColor="accent1" w:themeTint="40" w:fill="d5e5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5b9bd5"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b9bd5"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name w:val="List Table 1 Light Accent 2"/>
    <w:basedOn w:val="881"/>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adecb" w:themeColor="accent2" w:themeTint="40" w:fill="fadecb" w:themeFill="accent2" w:themeFillTint="40"/>
        <w:tcBorders/>
      </w:tcPr>
    </w:tblStylePr>
    <w:tblStylePr w:type="band1Vert">
      <w:pPr>
        <w:pBdr/>
        <w:spacing/>
        <w:ind/>
      </w:pPr>
      <w:tblPr>
        <w:tblBorders/>
      </w:tblPr>
      <w:tcPr>
        <w:shd w:val="clear" w:color="fadecb"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ed7d31"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ed7d31"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7">
    <w:name w:val="List Table 1 Light Accent 3"/>
    <w:basedOn w:val="881"/>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e8e8e8" w:themeColor="accent3" w:themeTint="40" w:fill="e8e8e8" w:themeFill="accent3" w:themeFillTint="40"/>
        <w:tcBorders/>
      </w:tcPr>
    </w:tblStylePr>
    <w:tblStylePr w:type="band1Vert">
      <w:pPr>
        <w:pBdr/>
        <w:spacing/>
        <w:ind/>
      </w:pPr>
      <w:tblPr>
        <w:tblBorders/>
      </w:tblPr>
      <w:tcPr>
        <w:shd w:val="clear" w:color="e8e8e8"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a5a5a5"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a5a5a5"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8">
    <w:name w:val="List Table 1 Light Accent 4"/>
    <w:basedOn w:val="881"/>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efbf" w:themeColor="accent4" w:themeTint="40" w:fill="ffefbf" w:themeFill="accent4" w:themeFillTint="40"/>
        <w:tcBorders/>
      </w:tcPr>
    </w:tblStylePr>
    <w:tblStylePr w:type="band1Vert">
      <w:pPr>
        <w:pBdr/>
        <w:spacing/>
        <w:ind/>
      </w:pPr>
      <w:tblPr>
        <w:tblBorders/>
      </w:tblPr>
      <w:tcPr>
        <w:shd w:val="clear" w:color="ffefb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ffc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fc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name w:val="List Table 1 Light Accent 5"/>
    <w:basedOn w:val="881"/>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cfdbf0" w:themeColor="accent5" w:themeTint="40" w:fill="cfdbf0" w:themeFill="accent5" w:themeFillTint="40"/>
        <w:tcBorders/>
      </w:tcPr>
    </w:tblStylePr>
    <w:tblStylePr w:type="band1Vert">
      <w:pPr>
        <w:pBdr/>
        <w:spacing/>
        <w:ind/>
      </w:pPr>
      <w:tblPr>
        <w:tblBorders/>
      </w:tblPr>
      <w:tcPr>
        <w:shd w:val="clear" w:color="cfdbf0" w:themeColor="accent5" w:themeTint="40" w:fill="cfdb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4472c4"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472c4"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name w:val="List Table 1 Light Accent 6"/>
    <w:basedOn w:val="881"/>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daebcf" w:themeColor="accent6" w:themeTint="40" w:fill="daebcf" w:themeFill="accent6" w:themeFillTint="40"/>
        <w:tcBorders/>
      </w:tcPr>
    </w:tblStylePr>
    <w:tblStylePr w:type="band1Vert">
      <w:pPr>
        <w:pBdr/>
        <w:spacing/>
        <w:ind/>
      </w:pPr>
      <w:tblPr>
        <w:tblBorders/>
      </w:tblPr>
      <w:tcPr>
        <w:shd w:val="clear" w:color="daebcf" w:themeColor="accent6" w:themeTint="40"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70ad47"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name w:val="List Table 2 Accent 1"/>
    <w:basedOn w:val="881"/>
    <w:uiPriority w:val="99"/>
    <w:pPr>
      <w:pBdr/>
      <w:spacing w:after="0" w:line="240" w:lineRule="auto"/>
      <w:ind/>
    </w:pPr>
    <w:tblPr>
      <w:tblStyleRowBandSize w:val="1"/>
      <w:tblStyleColBandSize w:val="1"/>
      <w:tblBorders>
        <w:top w:val="single" w:color="a2c6e7" w:themeColor="accent1" w:themeTint="90" w:sz="4" w:space="0"/>
        <w:bottom w:val="single" w:color="a2c6e7" w:themeColor="accent1" w:themeTint="90" w:sz="4" w:space="0"/>
        <w:insideH w:val="single" w:color="a2c6e7" w:themeColor="accent1" w:themeTint="90" w:sz="4" w:space="0"/>
      </w:tblBorders>
    </w:tblPr>
    <w:tcPr>
      <w:tcBorders/>
    </w:tcPr>
    <w:tblStylePr w:type="band1Horz">
      <w:rPr>
        <w:rFonts w:ascii="Arial" w:hAnsi="Arial"/>
        <w:color w:val="404040"/>
        <w:sz w:val="22"/>
      </w:rPr>
      <w:pPr>
        <w:pBdr/>
        <w:spacing/>
        <w:ind/>
      </w:pPr>
      <w:tblPr>
        <w:tblBorders/>
      </w:tblPr>
      <w:tcPr>
        <w:shd w:val="clear" w:color="d5e5f4" w:themeColor="accent1" w:themeTint="40" w:fill="d5e5f4" w:themeFill="accent1" w:themeFillTint="40"/>
        <w:tcBorders/>
      </w:tcPr>
    </w:tblStylePr>
    <w:tblStylePr w:type="band1Vert">
      <w:rPr>
        <w:rFonts w:ascii="Arial" w:hAnsi="Arial"/>
        <w:color w:val="404040"/>
        <w:sz w:val="22"/>
      </w:rPr>
      <w:pPr>
        <w:pBdr/>
        <w:spacing/>
        <w:ind/>
      </w:pPr>
      <w:tblPr>
        <w:tblBorders/>
      </w:tblPr>
      <w:tcPr>
        <w:shd w:val="clear" w:color="d5e5f4" w:themeColor="accent1" w:themeTint="40" w:fill="d5e5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a2c6e7" w:themeColor="accent1" w:themeTint="90" w:sz="4" w:space="0"/>
          <w:left w:val="none" w:color="000000" w:sz="4" w:space="0"/>
          <w:bottom w:val="single" w:color="a2c6e7"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a2c6e7" w:themeColor="accent1" w:themeTint="90" w:sz="4" w:space="0"/>
          <w:left w:val="none" w:color="000000" w:sz="4" w:space="0"/>
          <w:bottom w:val="single" w:color="a2c6e7"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name w:val="List Table 2 Accent 2"/>
    <w:basedOn w:val="881"/>
    <w:uiPriority w:val="99"/>
    <w:pPr>
      <w:pBdr/>
      <w:spacing w:after="0" w:line="240" w:lineRule="auto"/>
      <w:ind/>
    </w:pPr>
    <w:tblPr>
      <w:tblStyleRowBandSize w:val="1"/>
      <w:tblStyleColBandSize w:val="1"/>
      <w:tblBorders>
        <w:top w:val="single" w:color="f4b58a" w:themeColor="accent2" w:themeTint="90" w:sz="4" w:space="0"/>
        <w:bottom w:val="single" w:color="f4b58a" w:themeColor="accent2" w:themeTint="90" w:sz="4" w:space="0"/>
        <w:insideH w:val="single" w:color="f4b58a" w:themeColor="accent2" w:themeTint="90" w:sz="4" w:space="0"/>
      </w:tblBorders>
    </w:tblPr>
    <w:tcPr>
      <w:tcBorders/>
    </w:tcPr>
    <w:tblStylePr w:type="band1Horz">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3">
    <w:name w:val="List Table 2 Accent 3"/>
    <w:basedOn w:val="881"/>
    <w:uiPriority w:val="99"/>
    <w:pPr>
      <w:pBdr/>
      <w:spacing w:after="0" w:line="240" w:lineRule="auto"/>
      <w:ind/>
    </w:pPr>
    <w:tblPr>
      <w:tblStyleRowBandSize w:val="1"/>
      <w:tblStyleColBandSize w:val="1"/>
      <w:tblBorders>
        <w:top w:val="single" w:color="cccccc" w:themeColor="accent3" w:themeTint="90" w:sz="4" w:space="0"/>
        <w:bottom w:val="single" w:color="cccccc" w:themeColor="accent3" w:themeTint="90" w:sz="4" w:space="0"/>
        <w:insideH w:val="single" w:color="cccccc" w:themeColor="accent3" w:themeTint="90" w:sz="4" w:space="0"/>
      </w:tblBorders>
    </w:tblPr>
    <w:tcPr>
      <w:tcBorders/>
    </w:tcPr>
    <w:tblStylePr w:type="band1Horz">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4">
    <w:name w:val="List Table 2 Accent 4"/>
    <w:basedOn w:val="881"/>
    <w:uiPriority w:val="99"/>
    <w:pPr>
      <w:pBdr/>
      <w:spacing w:after="0" w:line="240" w:lineRule="auto"/>
      <w:ind/>
    </w:pPr>
    <w:tblPr>
      <w:tblStyleRowBandSize w:val="1"/>
      <w:tblStyleColBandSize w:val="1"/>
      <w:tblBorders>
        <w:top w:val="single" w:color="ffdb6f" w:themeColor="accent4" w:themeTint="90" w:sz="4" w:space="0"/>
        <w:bottom w:val="single" w:color="ffdb6f" w:themeColor="accent4" w:themeTint="90" w:sz="4" w:space="0"/>
        <w:insideH w:val="single" w:color="ffdb6f" w:themeColor="accent4" w:themeTint="90" w:sz="4" w:space="0"/>
      </w:tblBorders>
    </w:tblPr>
    <w:tcPr>
      <w:tcBorders/>
    </w:tcPr>
    <w:tblStylePr w:type="band1Horz">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5">
    <w:name w:val="List Table 2 Accent 5"/>
    <w:basedOn w:val="881"/>
    <w:uiPriority w:val="99"/>
    <w:pPr>
      <w:pBdr/>
      <w:spacing w:after="0" w:line="240" w:lineRule="auto"/>
      <w:ind/>
    </w:pPr>
    <w:tblPr>
      <w:tblStyleRowBandSize w:val="1"/>
      <w:tblStyleColBandSize w:val="1"/>
      <w:tblBorders>
        <w:top w:val="single" w:color="95afdd" w:themeColor="accent5" w:themeTint="90" w:sz="4" w:space="0"/>
        <w:bottom w:val="single" w:color="95afdd" w:themeColor="accent5" w:themeTint="90" w:sz="4" w:space="0"/>
        <w:insideH w:val="single" w:color="95afdd" w:themeColor="accent5" w:themeTint="90" w:sz="4" w:space="0"/>
      </w:tblBorders>
    </w:tblPr>
    <w:tcPr>
      <w:tcBorders/>
    </w:tcPr>
    <w:tblStylePr w:type="band1Horz">
      <w:rPr>
        <w:rFonts w:ascii="Arial" w:hAnsi="Arial"/>
        <w:color w:val="404040"/>
        <w:sz w:val="22"/>
      </w:rPr>
      <w:pPr>
        <w:pBdr/>
        <w:spacing/>
        <w:ind/>
      </w:pPr>
      <w:tblPr>
        <w:tblBorders/>
      </w:tblPr>
      <w:tcPr>
        <w:shd w:val="clear" w:color="cfdbf0" w:themeColor="accent5" w:themeTint="40" w:fill="cfdbf0" w:themeFill="accent5" w:themeFillTint="40"/>
        <w:tcBorders/>
      </w:tcPr>
    </w:tblStylePr>
    <w:tblStylePr w:type="band1Vert">
      <w:rPr>
        <w:rFonts w:ascii="Arial" w:hAnsi="Arial"/>
        <w:color w:val="404040"/>
        <w:sz w:val="22"/>
      </w:rPr>
      <w:pPr>
        <w:pBdr/>
        <w:spacing/>
        <w:ind/>
      </w:pPr>
      <w:tblPr>
        <w:tblBorders/>
      </w:tblPr>
      <w:tcPr>
        <w:shd w:val="clear" w:color="cfdbf0" w:themeColor="accent5" w:themeTint="40" w:fill="cfdb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95afdd" w:themeColor="accent5" w:themeTint="90" w:sz="4" w:space="0"/>
          <w:left w:val="none" w:color="000000" w:sz="4" w:space="0"/>
          <w:bottom w:val="single" w:color="95afdd"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95afdd" w:themeColor="accent5" w:themeTint="90" w:sz="4" w:space="0"/>
          <w:left w:val="none" w:color="000000" w:sz="4" w:space="0"/>
          <w:bottom w:val="single" w:color="95afdd"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6">
    <w:name w:val="List Table 2 Accent 6"/>
    <w:basedOn w:val="881"/>
    <w:uiPriority w:val="99"/>
    <w:pPr>
      <w:pBdr/>
      <w:spacing w:after="0" w:line="240" w:lineRule="auto"/>
      <w:ind/>
    </w:pPr>
    <w:tblPr>
      <w:tblStyleRowBandSize w:val="1"/>
      <w:tblStyleColBandSize w:val="1"/>
      <w:tblBorders>
        <w:top w:val="single" w:color="add394" w:themeColor="accent6" w:themeTint="90" w:sz="4" w:space="0"/>
        <w:bottom w:val="single" w:color="add394" w:themeColor="accent6" w:themeTint="90" w:sz="4" w:space="0"/>
        <w:insideH w:val="single" w:color="add394" w:themeColor="accent6" w:themeTint="90" w:sz="4" w:space="0"/>
      </w:tblBorders>
    </w:tblPr>
    <w:tcPr>
      <w:tcBorders/>
    </w:tcPr>
    <w:tblStylePr w:type="band1Horz">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1Vert">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7">
    <w:name w:val="List Table 3 Accent 1"/>
    <w:basedOn w:val="881"/>
    <w:uiPriority w:val="99"/>
    <w:pPr>
      <w:pBdr/>
      <w:spacing w:after="0" w:line="240" w:lineRule="auto"/>
      <w:ind/>
    </w:pPr>
    <w:tblPr>
      <w:tblStyleRowBandSize w:val="1"/>
      <w:tblStyleColBandSize w:val="1"/>
      <w:tblBorders>
        <w:top w:val="single" w:color="5b9bd5" w:themeColor="accent1" w:sz="4" w:space="0"/>
        <w:left w:val="single" w:color="5b9bd5" w:themeColor="accent1" w:sz="4" w:space="0"/>
        <w:bottom w:val="single" w:color="5b9bd5" w:themeColor="accent1" w:sz="4" w:space="0"/>
        <w:right w:val="single" w:color="5b9bd5" w:themeColor="accent1" w:sz="4" w:space="0"/>
      </w:tblBorders>
    </w:tblPr>
    <w:tcPr>
      <w:tcBorders/>
    </w:tcPr>
    <w:tblStylePr w:type="band1Horz">
      <w:rPr>
        <w:rFonts w:ascii="Arial" w:hAnsi="Arial"/>
        <w:color w:val="404040"/>
        <w:sz w:val="22"/>
      </w:rPr>
      <w:pPr>
        <w:pBdr/>
        <w:spacing/>
        <w:ind/>
      </w:pPr>
      <w:tblPr>
        <w:tblBorders/>
      </w:tblPr>
      <w:tcPr>
        <w:tcBorders>
          <w:top w:val="single" w:color="5b9bd5" w:themeColor="accent1" w:sz="4" w:space="0"/>
          <w:bottom w:val="single" w:color="5b9bd5" w:themeColor="accent1" w:sz="4" w:space="0"/>
        </w:tcBorders>
      </w:tcPr>
    </w:tblStylePr>
    <w:tblStylePr w:type="band1Vert">
      <w:rPr>
        <w:rFonts w:ascii="Arial" w:hAnsi="Arial"/>
        <w:color w:val="404040"/>
        <w:sz w:val="22"/>
      </w:rPr>
      <w:pPr>
        <w:pBdr/>
        <w:spacing/>
        <w:ind/>
      </w:pPr>
      <w:tblPr>
        <w:tblBorders/>
      </w:tblPr>
      <w:tcPr>
        <w:tcBorders>
          <w:left w:val="single" w:color="5b9bd5" w:themeColor="accent1" w:sz="4" w:space="0"/>
          <w:right w:val="single" w:color="5b9bd5"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5b9bd5"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8">
    <w:name w:val="List Table 3 Accent 2"/>
    <w:basedOn w:val="881"/>
    <w:uiPriority w:val="99"/>
    <w:pPr>
      <w:pBdr/>
      <w:spacing w:after="0" w:line="240" w:lineRule="auto"/>
      <w:ind/>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f4b184" w:themeColor="accent2" w:themeTint="97" w:sz="4" w:space="0"/>
          <w:bottom w:val="single" w:color="f4b184" w:themeColor="accent2" w:themeTint="97" w:sz="4" w:space="0"/>
        </w:tcBorders>
      </w:tcPr>
    </w:tblStylePr>
    <w:tblStylePr w:type="band1Vert">
      <w:rPr>
        <w:rFonts w:ascii="Arial" w:hAnsi="Arial"/>
        <w:color w:val="404040"/>
        <w:sz w:val="22"/>
      </w:rPr>
      <w:pPr>
        <w:pBdr/>
        <w:spacing/>
        <w:ind/>
      </w:pPr>
      <w:tblPr>
        <w:tblBorders/>
      </w:tblPr>
      <w:tcPr>
        <w:tcBorders>
          <w:left w:val="single" w:color="f4b184" w:themeColor="accent2" w:themeTint="97" w:sz="4" w:space="0"/>
          <w:right w:val="single" w:color="f4b184"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4b184" w:themeColor="accent2" w:themeTint="97" w:fill="f4b184"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9">
    <w:name w:val="List Table 3 Accent 3"/>
    <w:basedOn w:val="881"/>
    <w:uiPriority w:val="99"/>
    <w:pPr>
      <w:pBdr/>
      <w:spacing w:after="0" w:line="240" w:lineRule="auto"/>
      <w:ind/>
    </w:pPr>
    <w:tblPr>
      <w:tblStyleRowBandSize w:val="1"/>
      <w:tblStyleColBandSize w:val="1"/>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c9c9c9" w:themeColor="accent3" w:themeTint="98" w:sz="4" w:space="0"/>
          <w:bottom w:val="single" w:color="c9c9c9" w:themeColor="accent3" w:themeTint="98" w:sz="4" w:space="0"/>
        </w:tcBorders>
      </w:tcPr>
    </w:tblStylePr>
    <w:tblStylePr w:type="band1Vert">
      <w:rPr>
        <w:rFonts w:ascii="Arial" w:hAnsi="Arial"/>
        <w:color w:val="404040"/>
        <w:sz w:val="22"/>
      </w:rPr>
      <w:pPr>
        <w:pBdr/>
        <w:spacing/>
        <w:ind/>
      </w:pPr>
      <w:tblPr>
        <w:tblBorders/>
      </w:tblPr>
      <w:tcPr>
        <w:tcBorders>
          <w:left w:val="single" w:color="c9c9c9" w:themeColor="accent3" w:themeTint="98" w:sz="4" w:space="0"/>
          <w:right w:val="single" w:color="c9c9c9"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c9c9c9"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name w:val="List Table 3 Accent 4"/>
    <w:basedOn w:val="881"/>
    <w:uiPriority w:val="99"/>
    <w:pPr>
      <w:pBdr/>
      <w:spacing w:after="0" w:line="240" w:lineRule="auto"/>
      <w:ind/>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ffd865" w:themeColor="accent4" w:themeTint="9A" w:sz="4" w:space="0"/>
          <w:bottom w:val="single" w:color="ffd865" w:themeColor="accent4" w:themeTint="9A" w:sz="4" w:space="0"/>
        </w:tcBorders>
      </w:tcPr>
    </w:tblStylePr>
    <w:tblStylePr w:type="band1Vert">
      <w:rPr>
        <w:rFonts w:ascii="Arial" w:hAnsi="Arial"/>
        <w:color w:val="404040"/>
        <w:sz w:val="22"/>
      </w:rPr>
      <w:pPr>
        <w:pBdr/>
        <w:spacing/>
        <w:ind/>
      </w:pPr>
      <w:tblPr>
        <w:tblBorders/>
      </w:tblPr>
      <w:tcPr>
        <w:tcBorders>
          <w:left w:val="single" w:color="ffd865" w:themeColor="accent4" w:themeTint="9A" w:sz="4" w:space="0"/>
          <w:right w:val="single" w:color="ffd865"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d865" w:themeColor="accent4" w:themeTint="9A" w:fill="ffd8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name w:val="List Table 3 Accent 5"/>
    <w:basedOn w:val="881"/>
    <w:uiPriority w:val="99"/>
    <w:pPr>
      <w:pBdr/>
      <w:spacing w:after="0" w:line="240" w:lineRule="auto"/>
      <w:ind/>
    </w:pPr>
    <w:tblPr>
      <w:tblStyleRowBandSize w:val="1"/>
      <w:tblStyleColBandSize w:val="1"/>
      <w:tblBorders>
        <w:top w:val="single" w:color="8da9db" w:themeColor="accent5" w:themeTint="9A" w:sz="4" w:space="0"/>
        <w:left w:val="single" w:color="8da9db" w:themeColor="accent5" w:themeTint="9A" w:sz="4" w:space="0"/>
        <w:bottom w:val="single" w:color="8da9db" w:themeColor="accent5" w:themeTint="9A" w:sz="4" w:space="0"/>
        <w:right w:val="single" w:color="8da9db"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8da9db" w:themeColor="accent5" w:themeTint="9A" w:sz="4" w:space="0"/>
          <w:bottom w:val="single" w:color="8da9db" w:themeColor="accent5" w:themeTint="9A" w:sz="4" w:space="0"/>
        </w:tcBorders>
      </w:tcPr>
    </w:tblStylePr>
    <w:tblStylePr w:type="band1Vert">
      <w:rPr>
        <w:rFonts w:ascii="Arial" w:hAnsi="Arial"/>
        <w:color w:val="404040"/>
        <w:sz w:val="22"/>
      </w:rPr>
      <w:pPr>
        <w:pBdr/>
        <w:spacing/>
        <w:ind/>
      </w:pPr>
      <w:tblPr>
        <w:tblBorders/>
      </w:tblPr>
      <w:tcPr>
        <w:tcBorders>
          <w:left w:val="single" w:color="8da9db" w:themeColor="accent5" w:themeTint="9A" w:sz="4" w:space="0"/>
          <w:right w:val="single" w:color="8da9db"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8da9db" w:themeColor="accent5" w:themeTint="9A" w:fill="8da9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name w:val="List Table 3 Accent 6"/>
    <w:basedOn w:val="881"/>
    <w:uiPriority w:val="99"/>
    <w:pPr>
      <w:pBdr/>
      <w:spacing w:after="0" w:line="240" w:lineRule="auto"/>
      <w:ind/>
    </w:pPr>
    <w:tblPr>
      <w:tblStyleRowBandSize w:val="1"/>
      <w:tblStyleColBandSize w:val="1"/>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a9d08e" w:themeColor="accent6" w:themeTint="98" w:sz="4" w:space="0"/>
          <w:bottom w:val="single" w:color="a9d08e" w:themeColor="accent6" w:themeTint="98" w:sz="4" w:space="0"/>
        </w:tcBorders>
      </w:tcPr>
    </w:tblStylePr>
    <w:tblStylePr w:type="band1Vert">
      <w:rPr>
        <w:rFonts w:ascii="Arial" w:hAnsi="Arial"/>
        <w:color w:val="404040"/>
        <w:sz w:val="22"/>
      </w:rPr>
      <w:pPr>
        <w:pBdr/>
        <w:spacing/>
        <w:ind/>
      </w:pPr>
      <w:tblPr>
        <w:tblBorders/>
      </w:tblPr>
      <w:tcPr>
        <w:tcBorders>
          <w:left w:val="single" w:color="a9d08e" w:themeColor="accent6" w:themeTint="98" w:sz="4" w:space="0"/>
          <w:right w:val="single" w:color="a9d08e"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a9d08e" w:themeColor="accent6" w:themeTint="98" w:fill="a9d08e"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name w:val="List Table 4 Accent 1"/>
    <w:basedOn w:val="881"/>
    <w:uiPriority w:val="99"/>
    <w:pPr>
      <w:pBdr/>
      <w:spacing w:after="0" w:line="240" w:lineRule="auto"/>
      <w:ind/>
    </w:pPr>
    <w:tblPr>
      <w:tblStyleRowBandSize w:val="1"/>
      <w:tblStyleColBandSize w:val="1"/>
      <w:tblBorders>
        <w:top w:val="single" w:color="a2c6e7" w:themeColor="accent1" w:themeTint="90" w:sz="4" w:space="0"/>
        <w:left w:val="single" w:color="a2c6e7" w:themeColor="accent1" w:themeTint="90" w:sz="4" w:space="0"/>
        <w:bottom w:val="single" w:color="a2c6e7" w:themeColor="accent1" w:themeTint="90" w:sz="4" w:space="0"/>
        <w:right w:val="single" w:color="a2c6e7" w:themeColor="accent1" w:themeTint="90" w:sz="4" w:space="0"/>
        <w:insideH w:val="single" w:color="a2c6e7" w:themeColor="accent1" w:themeTint="90" w:sz="4" w:space="0"/>
      </w:tblBorders>
    </w:tblPr>
    <w:tcPr>
      <w:tcBorders/>
    </w:tcPr>
    <w:tblStylePr w:type="band1Horz">
      <w:rPr>
        <w:rFonts w:ascii="Arial" w:hAnsi="Arial"/>
        <w:color w:val="404040"/>
        <w:sz w:val="22"/>
      </w:rPr>
      <w:pPr>
        <w:pBdr/>
        <w:spacing/>
        <w:ind/>
      </w:pPr>
      <w:tblPr>
        <w:tblBorders/>
      </w:tblPr>
      <w:tcPr>
        <w:shd w:val="clear" w:color="d5e5f4" w:themeColor="accent1" w:themeTint="40" w:fill="d5e5f4" w:themeFill="accent1" w:themeFillTint="40"/>
        <w:tcBorders/>
      </w:tcPr>
    </w:tblStylePr>
    <w:tblStylePr w:type="band1Vert">
      <w:rPr>
        <w:rFonts w:ascii="Arial" w:hAnsi="Arial"/>
        <w:color w:val="404040"/>
        <w:sz w:val="22"/>
      </w:rPr>
      <w:pPr>
        <w:pBdr/>
        <w:spacing/>
        <w:ind/>
      </w:pPr>
      <w:tblPr>
        <w:tblBorders/>
      </w:tblPr>
      <w:tcPr>
        <w:shd w:val="clear" w:color="d5e5f4" w:themeColor="accent1" w:themeTint="40" w:fill="d5e5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5b9bd5"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name w:val="List Table 4 Accent 2"/>
    <w:basedOn w:val="881"/>
    <w:uiPriority w:val="99"/>
    <w:pPr>
      <w:pBdr/>
      <w:spacing w:after="0" w:line="240" w:lineRule="auto"/>
      <w:ind/>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cPr>
      <w:tcBorders/>
    </w:tcPr>
    <w:tblStylePr w:type="band1Horz">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ed7d31"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5">
    <w:name w:val="List Table 4 Accent 3"/>
    <w:basedOn w:val="881"/>
    <w:uiPriority w:val="99"/>
    <w:pPr>
      <w:pBdr/>
      <w:spacing w:after="0" w:line="240" w:lineRule="auto"/>
      <w:ind/>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cPr>
      <w:tcBorders/>
    </w:tcPr>
    <w:tblStylePr w:type="band1Horz">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a5a5a5"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6">
    <w:name w:val="List Table 4 Accent 4"/>
    <w:basedOn w:val="881"/>
    <w:uiPriority w:val="99"/>
    <w:pPr>
      <w:pBdr/>
      <w:spacing w:after="0" w:line="240" w:lineRule="auto"/>
      <w:ind/>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Pr>
    <w:tcPr>
      <w:tcBorders/>
    </w:tcPr>
    <w:tblStylePr w:type="band1Horz">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c000"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7">
    <w:name w:val="List Table 4 Accent 5"/>
    <w:basedOn w:val="881"/>
    <w:uiPriority w:val="99"/>
    <w:pPr>
      <w:pBdr/>
      <w:spacing w:after="0" w:line="240" w:lineRule="auto"/>
      <w:ind/>
    </w:pPr>
    <w:tblPr>
      <w:tblStyleRowBandSize w:val="1"/>
      <w:tblStyleColBandSize w:val="1"/>
      <w:tblBorders>
        <w:top w:val="single" w:color="95afdd" w:themeColor="accent5" w:themeTint="90" w:sz="4" w:space="0"/>
        <w:left w:val="single" w:color="95afdd" w:themeColor="accent5" w:themeTint="90" w:sz="4" w:space="0"/>
        <w:bottom w:val="single" w:color="95afdd" w:themeColor="accent5" w:themeTint="90" w:sz="4" w:space="0"/>
        <w:right w:val="single" w:color="95afdd" w:themeColor="accent5" w:themeTint="90" w:sz="4" w:space="0"/>
        <w:insideH w:val="single" w:color="95afdd" w:themeColor="accent5" w:themeTint="90" w:sz="4" w:space="0"/>
      </w:tblBorders>
    </w:tblPr>
    <w:tcPr>
      <w:tcBorders/>
    </w:tcPr>
    <w:tblStylePr w:type="band1Horz">
      <w:rPr>
        <w:rFonts w:ascii="Arial" w:hAnsi="Arial"/>
        <w:color w:val="404040"/>
        <w:sz w:val="22"/>
      </w:rPr>
      <w:pPr>
        <w:pBdr/>
        <w:spacing/>
        <w:ind/>
      </w:pPr>
      <w:tblPr>
        <w:tblBorders/>
      </w:tblPr>
      <w:tcPr>
        <w:shd w:val="clear" w:color="cfdbf0" w:themeColor="accent5" w:themeTint="40" w:fill="cfdbf0" w:themeFill="accent5" w:themeFillTint="40"/>
        <w:tcBorders/>
      </w:tcPr>
    </w:tblStylePr>
    <w:tblStylePr w:type="band1Vert">
      <w:rPr>
        <w:rFonts w:ascii="Arial" w:hAnsi="Arial"/>
        <w:color w:val="404040"/>
        <w:sz w:val="22"/>
      </w:rPr>
      <w:pPr>
        <w:pBdr/>
        <w:spacing/>
        <w:ind/>
      </w:pPr>
      <w:tblPr>
        <w:tblBorders/>
      </w:tblPr>
      <w:tcPr>
        <w:shd w:val="clear" w:color="cfdbf0" w:themeColor="accent5" w:themeTint="40" w:fill="cfdb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472c4"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8">
    <w:name w:val="List Table 4 Accent 6"/>
    <w:basedOn w:val="881"/>
    <w:uiPriority w:val="99"/>
    <w:pPr>
      <w:pBdr/>
      <w:spacing w:after="0" w:line="240" w:lineRule="auto"/>
      <w:ind/>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cPr>
      <w:tcBorders/>
    </w:tcPr>
    <w:tblStylePr w:type="band1Horz">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1Vert">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70ad47"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9">
    <w:name w:val="List Table 5 Dark Accent 1"/>
    <w:basedOn w:val="881"/>
    <w:uiPriority w:val="99"/>
    <w:pPr>
      <w:pBdr/>
      <w:spacing w:after="0" w:line="240" w:lineRule="auto"/>
      <w:ind/>
    </w:pPr>
    <w:tblPr>
      <w:tblStyleRowBandSize w:val="1"/>
      <w:tblStyleColBandSize w:val="1"/>
      <w:tblBorders>
        <w:top w:val="single" w:color="5b9bd5" w:themeColor="accent1" w:sz="32" w:space="0"/>
        <w:left w:val="single" w:color="5b9bd5" w:themeColor="accent1" w:sz="32" w:space="0"/>
        <w:bottom w:val="single" w:color="5b9bd5" w:themeColor="accent1" w:sz="32" w:space="0"/>
        <w:right w:val="single" w:color="5b9bd5" w:themeColor="accent1" w:sz="32" w:space="0"/>
      </w:tblBorders>
      <w:shd w:val="clear" w:color="5b9bd5" w:themeColor="accent1" w:fill="5b9bd5" w:themeFill="accent1"/>
    </w:tblPr>
    <w:tcPr>
      <w:tcBorders/>
    </w:tcPr>
    <w:tblStylePr w:type="band1Horz">
      <w:pPr>
        <w:pBdr/>
        <w:spacing/>
        <w:ind/>
      </w:pPr>
      <w:tblPr>
        <w:tblBorders/>
      </w:tblPr>
      <w:tcPr>
        <w:shd w:val="clear" w:color="5b9bd5" w:themeColor="accent1" w:fill="5b9bd5" w:themeFill="accent1"/>
        <w:tcBorders>
          <w:top w:val="single" w:color="ffffff" w:themeColor="light1" w:sz="4" w:space="0"/>
          <w:bottom w:val="single" w:color="ffffff" w:themeColor="light1" w:sz="4" w:space="0"/>
        </w:tcBorders>
      </w:tcPr>
    </w:tblStylePr>
    <w:tblStylePr w:type="band1Vert">
      <w:pPr>
        <w:pBdr/>
        <w:spacing/>
        <w:ind/>
      </w:pPr>
      <w:tblPr>
        <w:tblBorders/>
      </w:tblPr>
      <w:tcPr>
        <w:shd w:val="clear" w:color="5b9bd5" w:themeColor="accent1" w:fill="5b9bd5" w:themeFill="accent1"/>
        <w:tcBorders>
          <w:left w:val="single" w:color="ffffff" w:themeColor="light1" w:sz="4" w:space="0"/>
          <w:right w:val="single" w:color="ffffff" w:themeColor="light1" w:sz="4" w:space="0"/>
        </w:tcBorders>
      </w:tcPr>
    </w:tblStylePr>
    <w:tblStylePr w:type="band2Horz">
      <w:pPr>
        <w:pBdr/>
        <w:spacing/>
        <w:ind/>
      </w:pPr>
      <w:tblPr>
        <w:tblBorders/>
      </w:tblPr>
      <w:tcPr>
        <w:shd w:val="clear" w:color="5b9bd5" w:themeColor="accent1" w:fill="5b9bd5" w:themeFill="accent1"/>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5b9bd5" w:themeColor="accent1"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5b9bd5" w:themeColor="accent1" w:fill="5b9bd5" w:themeFill="accent1"/>
        <w:tcBorders>
          <w:top w:val="single" w:color="5b9bd5" w:themeColor="accent1"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5b9bd5"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0">
    <w:name w:val="List Table 5 Dark Accent 2"/>
    <w:basedOn w:val="881"/>
    <w:uiPriority w:val="99"/>
    <w:pPr>
      <w:pBdr/>
      <w:spacing w:after="0" w:line="240" w:lineRule="auto"/>
      <w:ind/>
    </w:pPr>
    <w:tblPr>
      <w:tblStyleRowBandSize w:val="1"/>
      <w:tblStyleColBandSize w:val="1"/>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shd w:val="clear" w:color="f4b184" w:themeColor="accent2" w:themeTint="97" w:fill="f4b184" w:themeFill="accent2" w:themeFillTint="97"/>
    </w:tblPr>
    <w:tcPr>
      <w:tcBorders/>
    </w:tcPr>
    <w:tblStylePr w:type="band1Horz">
      <w:pPr>
        <w:pBdr/>
        <w:spacing/>
        <w:ind/>
      </w:pPr>
      <w:tblPr>
        <w:tblBorders/>
      </w:tblPr>
      <w:tcPr>
        <w:shd w:val="clear" w:color="f4b184" w:themeColor="accent2" w:themeTint="97" w:fill="f4b184" w:themeFill="accent2" w:themeFillTint="97"/>
        <w:tcBorders>
          <w:top w:val="single" w:color="ffffff" w:themeColor="light1" w:sz="4" w:space="0"/>
          <w:bottom w:val="single" w:color="ffffff" w:themeColor="light1" w:sz="4" w:space="0"/>
        </w:tcBorders>
      </w:tcPr>
    </w:tblStylePr>
    <w:tblStylePr w:type="band1Vert">
      <w:pPr>
        <w:pBdr/>
        <w:spacing/>
        <w:ind/>
      </w:pPr>
      <w:tblPr>
        <w:tblBorders/>
      </w:tblPr>
      <w:tcPr>
        <w:shd w:val="clear" w:color="f4b184" w:themeColor="accent2" w:themeTint="97" w:fill="f4b184" w:themeFill="accent2" w:themeFillTint="97"/>
        <w:tcBorders>
          <w:left w:val="single" w:color="ffffff" w:themeColor="light1" w:sz="4" w:space="0"/>
          <w:right w:val="single" w:color="ffffff" w:themeColor="light1" w:sz="4" w:space="0"/>
        </w:tcBorders>
      </w:tcPr>
    </w:tblStylePr>
    <w:tblStylePr w:type="band2Horz">
      <w:pPr>
        <w:pBdr/>
        <w:spacing/>
        <w:ind/>
      </w:pPr>
      <w:tblPr>
        <w:tblBorders/>
      </w:tblPr>
      <w:tcPr>
        <w:shd w:val="clear" w:color="f4b184" w:themeColor="accent2" w:themeTint="97" w:fill="f4b184" w:themeFill="accent2" w:themeFillTint="97"/>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f4b184" w:themeColor="accent2" w:themeTint="97"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f4b184" w:themeColor="accent2" w:themeTint="97" w:fill="f4b184" w:themeFill="accent2" w:themeFillTint="97"/>
        <w:tcBorders>
          <w:top w:val="single" w:color="f4b184" w:themeColor="accent2" w:themeTint="97"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4b184"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1">
    <w:name w:val="List Table 5 Dark Accent 3"/>
    <w:basedOn w:val="881"/>
    <w:uiPriority w:val="99"/>
    <w:pPr>
      <w:pBdr/>
      <w:spacing w:after="0" w:line="240" w:lineRule="auto"/>
      <w:ind/>
    </w:pPr>
    <w:tblPr>
      <w:tblStyleRowBandSize w:val="1"/>
      <w:tblStyleColBandSize w:val="1"/>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shd w:val="clear" w:color="c9c9c9" w:themeColor="accent3" w:themeTint="98" w:fill="c9c9c9" w:themeFill="accent3" w:themeFillTint="98"/>
    </w:tblPr>
    <w:tcPr>
      <w:tcBorders/>
    </w:tcPr>
    <w:tblStylePr w:type="band1Horz">
      <w:pPr>
        <w:pBdr/>
        <w:spacing/>
        <w:ind/>
      </w:pPr>
      <w:tblPr>
        <w:tblBorders/>
      </w:tblPr>
      <w:tcPr>
        <w:shd w:val="clear" w:color="c9c9c9" w:themeColor="accent3" w:themeTint="98" w:fill="c9c9c9" w:themeFill="accent3"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c9c9c9" w:themeColor="accent3" w:themeTint="98" w:fill="c9c9c9" w:themeFill="accent3"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c9c9c9" w:themeColor="accent3" w:themeTint="98" w:fill="c9c9c9" w:themeFill="accent3"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c9c9c9" w:themeColor="accent3" w:themeTint="98"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c9c9c9" w:themeColor="accent3" w:themeTint="98" w:fill="c9c9c9" w:themeFill="accent3" w:themeFillTint="98"/>
        <w:tcBorders>
          <w:top w:val="single" w:color="c9c9c9" w:themeColor="accent3" w:themeTint="98"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c9c9c9"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name w:val="List Table 5 Dark Accent 4"/>
    <w:basedOn w:val="881"/>
    <w:uiPriority w:val="99"/>
    <w:pPr>
      <w:pBdr/>
      <w:spacing w:after="0" w:line="240" w:lineRule="auto"/>
      <w:ind/>
    </w:pPr>
    <w:tblPr>
      <w:tblStyleRowBandSize w:val="1"/>
      <w:tblStyleColBandSize w:val="1"/>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shd w:val="clear" w:color="ffd865" w:themeColor="accent4" w:themeTint="9A" w:fill="ffd865" w:themeFill="accent4" w:themeFillTint="9A"/>
    </w:tblPr>
    <w:tcPr>
      <w:tcBorders/>
    </w:tcPr>
    <w:tblStylePr w:type="band1Horz">
      <w:pPr>
        <w:pBdr/>
        <w:spacing/>
        <w:ind/>
      </w:pPr>
      <w:tblPr>
        <w:tblBorders/>
      </w:tblPr>
      <w:tcPr>
        <w:shd w:val="clear" w:color="ffd865" w:themeColor="accent4" w:themeTint="9A" w:fill="ffd865" w:themeFill="accent4"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ffd865" w:themeColor="accent4" w:themeTint="9A" w:fill="ffd865" w:themeFill="accent4"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ffd865" w:themeColor="accent4" w:themeTint="9A" w:fill="ffd865" w:themeFill="accent4"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ffd865" w:themeColor="accent4" w:themeTint="9A"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ffd865" w:themeColor="accent4" w:themeTint="9A" w:fill="ffd865" w:themeFill="accent4" w:themeFillTint="9A"/>
        <w:tcBorders>
          <w:top w:val="single" w:color="ffd865" w:themeColor="accent4" w:themeTint="9A"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fd865"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name w:val="List Table 5 Dark Accent 5"/>
    <w:basedOn w:val="881"/>
    <w:uiPriority w:val="99"/>
    <w:pPr>
      <w:pBdr/>
      <w:spacing w:after="0" w:line="240" w:lineRule="auto"/>
      <w:ind/>
    </w:pPr>
    <w:tblPr>
      <w:tblStyleRowBandSize w:val="1"/>
      <w:tblStyleColBandSize w:val="1"/>
      <w:tblBorders>
        <w:top w:val="single" w:color="8da9db" w:themeColor="accent5" w:themeTint="9A" w:sz="32" w:space="0"/>
        <w:left w:val="single" w:color="8da9db" w:themeColor="accent5" w:themeTint="9A" w:sz="32" w:space="0"/>
        <w:bottom w:val="single" w:color="8da9db" w:themeColor="accent5" w:themeTint="9A" w:sz="32" w:space="0"/>
        <w:right w:val="single" w:color="8da9db" w:themeColor="accent5" w:themeTint="9A" w:sz="32" w:space="0"/>
      </w:tblBorders>
      <w:shd w:val="clear" w:color="8da9db" w:themeColor="accent5" w:themeTint="9A" w:fill="8da9db" w:themeFill="accent5" w:themeFillTint="9A"/>
    </w:tblPr>
    <w:tcPr>
      <w:tcBorders/>
    </w:tcPr>
    <w:tblStylePr w:type="band1Horz">
      <w:pPr>
        <w:pBdr/>
        <w:spacing/>
        <w:ind/>
      </w:pPr>
      <w:tblPr>
        <w:tblBorders/>
      </w:tblPr>
      <w:tcPr>
        <w:shd w:val="clear" w:color="8da9db" w:themeColor="accent5" w:themeTint="9A" w:fill="8da9db" w:themeFill="accent5"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8da9db" w:themeColor="accent5" w:themeTint="9A" w:fill="8da9db" w:themeFill="accent5"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8da9db" w:themeColor="accent5" w:themeTint="9A" w:fill="8da9db" w:themeFill="accent5"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8da9db" w:themeColor="accent5" w:themeTint="9A"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8da9db" w:themeColor="accent5" w:themeTint="9A" w:fill="8da9db" w:themeFill="accent5" w:themeFillTint="9A"/>
        <w:tcBorders>
          <w:top w:val="single" w:color="8da9db" w:themeColor="accent5" w:themeTint="9A"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8da9db"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name w:val="List Table 5 Dark Accent 6"/>
    <w:basedOn w:val="881"/>
    <w:uiPriority w:val="99"/>
    <w:pPr>
      <w:pBdr/>
      <w:spacing w:after="0" w:line="240" w:lineRule="auto"/>
      <w:ind/>
    </w:pPr>
    <w:tblPr>
      <w:tblStyleRowBandSize w:val="1"/>
      <w:tblStyleColBandSize w:val="1"/>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shd w:val="clear" w:color="a9d08e" w:themeColor="accent6" w:themeTint="98" w:fill="a9d08e" w:themeFill="accent6" w:themeFillTint="98"/>
    </w:tblPr>
    <w:tcPr>
      <w:tcBorders/>
    </w:tcPr>
    <w:tblStylePr w:type="band1Horz">
      <w:pPr>
        <w:pBdr/>
        <w:spacing/>
        <w:ind/>
      </w:pPr>
      <w:tblPr>
        <w:tblBorders/>
      </w:tblPr>
      <w:tcPr>
        <w:shd w:val="clear" w:color="a9d08e" w:themeColor="accent6" w:themeTint="98" w:fill="a9d08e" w:themeFill="accent6"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a9d08e" w:themeColor="accent6" w:themeTint="98" w:fill="a9d08e" w:themeFill="accent6"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a9d08e" w:themeColor="accent6" w:themeTint="98" w:fill="a9d08e" w:themeFill="accent6"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a9d08e" w:themeColor="accent6" w:themeTint="98"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a9d08e" w:themeColor="accent6" w:themeTint="98" w:fill="a9d08e" w:themeFill="accent6" w:themeFillTint="98"/>
        <w:tcBorders>
          <w:top w:val="single" w:color="a9d08e" w:themeColor="accent6" w:themeTint="98"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a9d08e"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name w:val="List Table 6 Colorful Accent 1"/>
    <w:basedOn w:val="881"/>
    <w:uiPriority w:val="99"/>
    <w:pPr>
      <w:pBdr/>
      <w:spacing w:after="0" w:line="240" w:lineRule="auto"/>
      <w:ind/>
    </w:pPr>
    <w:tblPr>
      <w:tblStyleRowBandSize w:val="1"/>
      <w:tblStyleColBandSize w:val="1"/>
      <w:tblBorders>
        <w:top w:val="single" w:color="5b9bd5" w:themeColor="accent1" w:sz="4" w:space="0"/>
        <w:bottom w:val="single" w:color="5b9bd5" w:themeColor="accent1" w:sz="4" w:space="0"/>
      </w:tblBorders>
    </w:tblPr>
    <w:tcPr>
      <w:tcBorders/>
    </w:tcPr>
    <w:tblStylePr w:type="band1Horz">
      <w:rPr>
        <w:rFonts w:ascii="Arial" w:hAnsi="Arial"/>
        <w:color w:val="245a8d" w:themeColor="accent1" w:themeShade="95"/>
        <w:sz w:val="22"/>
      </w:rPr>
      <w:pPr>
        <w:pBdr/>
        <w:spacing/>
        <w:ind/>
      </w:pPr>
      <w:tblPr>
        <w:tblBorders/>
      </w:tblPr>
      <w:tcPr>
        <w:shd w:val="clear" w:color="d5e5f4" w:themeColor="accent1" w:themeTint="40" w:fill="d5e5f4" w:themeFill="accent1" w:themeFillTint="40"/>
        <w:tcBorders/>
      </w:tcPr>
    </w:tblStylePr>
    <w:tblStylePr w:type="band1Vert">
      <w:pPr>
        <w:pBdr/>
        <w:spacing/>
        <w:ind/>
      </w:pPr>
      <w:tblPr>
        <w:tblBorders/>
      </w:tblPr>
      <w:tcPr>
        <w:shd w:val="clear" w:color="d5e5f4" w:themeColor="accent1" w:themeTint="40" w:fill="d5e5f4" w:themeFill="accent1" w:themeFillTint="40"/>
        <w:tcBorders/>
      </w:tcPr>
    </w:tblStylePr>
    <w:tblStylePr w:type="band2Horz">
      <w:rPr>
        <w:rFonts w:ascii="Arial" w:hAnsi="Arial"/>
        <w:color w:val="245a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a8d" w:themeColor="accent1" w:themeShade="95"/>
      </w:rPr>
      <w:pPr>
        <w:pBdr/>
        <w:spacing/>
        <w:ind/>
      </w:pPr>
      <w:tblPr>
        <w:tblBorders/>
      </w:tblPr>
      <w:tcPr>
        <w:tcBorders/>
      </w:tcPr>
    </w:tblStylePr>
    <w:tblStylePr w:type="firstRow">
      <w:rPr>
        <w:b/>
        <w:color w:val="245a8d" w:themeColor="accent1" w:themeShade="95"/>
      </w:rPr>
      <w:pPr>
        <w:pBdr/>
        <w:spacing/>
        <w:ind/>
      </w:pPr>
      <w:tblPr>
        <w:tblBorders/>
      </w:tblPr>
      <w:tcPr>
        <w:tcBorders>
          <w:bottom w:val="single" w:color="5b9bd5" w:themeColor="accent1" w:sz="4" w:space="0"/>
        </w:tcBorders>
      </w:tcPr>
    </w:tblStylePr>
    <w:tblStylePr w:type="lastCol">
      <w:rPr>
        <w:b/>
        <w:color w:val="245a8d" w:themeColor="accent1" w:themeShade="95"/>
      </w:rPr>
      <w:pPr>
        <w:pBdr/>
        <w:spacing/>
        <w:ind/>
      </w:pPr>
      <w:tblPr>
        <w:tblBorders/>
      </w:tblPr>
      <w:tcPr>
        <w:tcBorders/>
      </w:tcPr>
    </w:tblStylePr>
    <w:tblStylePr w:type="lastRow">
      <w:rPr>
        <w:b/>
        <w:color w:val="245a8d" w:themeColor="accent1" w:themeShade="95"/>
      </w:rPr>
      <w:pPr>
        <w:pBdr/>
        <w:spacing/>
        <w:ind/>
      </w:pPr>
      <w:tblPr>
        <w:tblBorders/>
      </w:tblPr>
      <w:tcPr>
        <w:tcBorders>
          <w:top w:val="single" w:color="5b9bd5"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name w:val="List Table 6 Colorful Accent 2"/>
    <w:basedOn w:val="881"/>
    <w:uiPriority w:val="99"/>
    <w:pPr>
      <w:pBdr/>
      <w:spacing w:after="0" w:line="240" w:lineRule="auto"/>
      <w:ind/>
    </w:pPr>
    <w:tblPr>
      <w:tblStyleRowBandSize w:val="1"/>
      <w:tblStyleColBandSize w:val="1"/>
      <w:tblBorders>
        <w:top w:val="single" w:color="f4b184" w:themeColor="accent2" w:themeTint="97" w:sz="4" w:space="0"/>
        <w:bottom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adecb" w:themeColor="accent2" w:themeTint="40" w:fill="fadecb" w:themeFill="accent2" w:themeFillTint="40"/>
        <w:tcBorders/>
      </w:tcPr>
    </w:tblStylePr>
    <w:tblStylePr w:type="band1Vert">
      <w:pPr>
        <w:pBdr/>
        <w:spacing/>
        <w:ind/>
      </w:pPr>
      <w:tblPr>
        <w:tblBorders/>
      </w:tblPr>
      <w:tcPr>
        <w:shd w:val="clear" w:color="fadecb" w:themeColor="accent2" w:themeTint="40" w:fill="fadecb" w:themeFill="accent2" w:themeFillTint="40"/>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4b184" w:themeColor="accent2" w:themeTint="97" w:themeShade="95"/>
      </w:rPr>
      <w:pPr>
        <w:pBdr/>
        <w:spacing/>
        <w:ind/>
      </w:pPr>
      <w:tblPr>
        <w:tblBorders/>
      </w:tblPr>
      <w:tcPr>
        <w:tcBorders/>
      </w:tcPr>
    </w:tblStylePr>
    <w:tblStylePr w:type="firstRow">
      <w:rPr>
        <w:b/>
        <w:color w:val="f4b184" w:themeColor="accent2" w:themeTint="97" w:themeShade="95"/>
      </w:rPr>
      <w:pPr>
        <w:pBdr/>
        <w:spacing/>
        <w:ind/>
      </w:pPr>
      <w:tblPr>
        <w:tblBorders/>
      </w:tblPr>
      <w:tcPr>
        <w:tcBorders>
          <w:bottom w:val="single" w:color="f4b184" w:themeColor="accent2" w:themeTint="97" w:sz="4" w:space="0"/>
        </w:tcBorders>
      </w:tcPr>
    </w:tblStylePr>
    <w:tblStylePr w:type="lastCol">
      <w:rPr>
        <w:b/>
        <w:color w:val="f4b184" w:themeColor="accent2" w:themeTint="97" w:themeShade="95"/>
      </w:rPr>
      <w:pPr>
        <w:pBdr/>
        <w:spacing/>
        <w:ind/>
      </w:pPr>
      <w:tblPr>
        <w:tblBorders/>
      </w:tblPr>
      <w:tcPr>
        <w:tcBorders/>
      </w:tcPr>
    </w:tblStylePr>
    <w:tblStylePr w:type="lastRow">
      <w:rPr>
        <w:b/>
        <w:color w:val="f4b184" w:themeColor="accent2" w:themeTint="97" w:themeShade="95"/>
      </w:rPr>
      <w:pPr>
        <w:pBdr/>
        <w:spacing/>
        <w:ind/>
      </w:pPr>
      <w:tblPr>
        <w:tblBorders/>
      </w:tblPr>
      <w:tcPr>
        <w:tcBorders>
          <w:top w:val="single" w:color="f4b184"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name w:val="List Table 6 Colorful Accent 3"/>
    <w:basedOn w:val="881"/>
    <w:uiPriority w:val="99"/>
    <w:pPr>
      <w:pBdr/>
      <w:spacing w:after="0" w:line="240" w:lineRule="auto"/>
      <w:ind/>
    </w:pPr>
    <w:tblPr>
      <w:tblStyleRowBandSize w:val="1"/>
      <w:tblStyleColBandSize w:val="1"/>
      <w:tblBorders>
        <w:top w:val="single" w:color="c9c9c9" w:themeColor="accent3" w:themeTint="98" w:sz="4" w:space="0"/>
        <w:bottom w:val="single" w:color="c9c9c9" w:themeColor="accent3" w:themeTint="98" w:sz="4" w:space="0"/>
      </w:tblBorders>
    </w:tblPr>
    <w:tcPr>
      <w:tcBorders/>
    </w:tcPr>
    <w:tblStylePr w:type="band1Horz">
      <w:rPr>
        <w:rFonts w:ascii="Arial" w:hAnsi="Arial"/>
        <w:color w:val="c9c9c9" w:themeColor="accent3" w:themeTint="98" w:themeShade="95"/>
        <w:sz w:val="22"/>
      </w:rPr>
      <w:pPr>
        <w:pBdr/>
        <w:spacing/>
        <w:ind/>
      </w:pPr>
      <w:tblPr>
        <w:tblBorders/>
      </w:tblPr>
      <w:tcPr>
        <w:shd w:val="clear" w:color="e8e8e8" w:themeColor="accent3" w:themeTint="40" w:fill="e8e8e8" w:themeFill="accent3" w:themeFillTint="40"/>
        <w:tcBorders/>
      </w:tcPr>
    </w:tblStylePr>
    <w:tblStylePr w:type="band1Vert">
      <w:pPr>
        <w:pBdr/>
        <w:spacing/>
        <w:ind/>
      </w:pPr>
      <w:tblPr>
        <w:tblBorders/>
      </w:tblPr>
      <w:tcPr>
        <w:shd w:val="clear" w:color="e8e8e8" w:themeColor="accent3" w:themeTint="40" w:fill="e8e8e8" w:themeFill="accent3" w:themeFillTint="40"/>
        <w:tcBorders/>
      </w:tcPr>
    </w:tblStylePr>
    <w:tblStylePr w:type="band2Horz">
      <w:rPr>
        <w:rFonts w:ascii="Arial" w:hAnsi="Arial"/>
        <w:color w:val="c9c9c9"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c9c9" w:themeColor="accent3" w:themeTint="98" w:themeShade="95"/>
      </w:rPr>
      <w:pPr>
        <w:pBdr/>
        <w:spacing/>
        <w:ind/>
      </w:pPr>
      <w:tblPr>
        <w:tblBorders/>
      </w:tblPr>
      <w:tcPr>
        <w:tcBorders/>
      </w:tcPr>
    </w:tblStylePr>
    <w:tblStylePr w:type="firstRow">
      <w:rPr>
        <w:b/>
        <w:color w:val="c9c9c9" w:themeColor="accent3" w:themeTint="98" w:themeShade="95"/>
      </w:rPr>
      <w:pPr>
        <w:pBdr/>
        <w:spacing/>
        <w:ind/>
      </w:pPr>
      <w:tblPr>
        <w:tblBorders/>
      </w:tblPr>
      <w:tcPr>
        <w:tcBorders>
          <w:bottom w:val="single" w:color="c9c9c9" w:themeColor="accent3" w:themeTint="98" w:sz="4" w:space="0"/>
        </w:tcBorders>
      </w:tcPr>
    </w:tblStylePr>
    <w:tblStylePr w:type="lastCol">
      <w:rPr>
        <w:b/>
        <w:color w:val="c9c9c9" w:themeColor="accent3" w:themeTint="98" w:themeShade="95"/>
      </w:rPr>
      <w:pPr>
        <w:pBdr/>
        <w:spacing/>
        <w:ind/>
      </w:pPr>
      <w:tblPr>
        <w:tblBorders/>
      </w:tblPr>
      <w:tcPr>
        <w:tcBorders/>
      </w:tcPr>
    </w:tblStylePr>
    <w:tblStylePr w:type="lastRow">
      <w:rPr>
        <w:b/>
        <w:color w:val="c9c9c9" w:themeColor="accent3" w:themeTint="98" w:themeShade="95"/>
      </w:rPr>
      <w:pPr>
        <w:pBdr/>
        <w:spacing/>
        <w:ind/>
      </w:pPr>
      <w:tblPr>
        <w:tblBorders/>
      </w:tblPr>
      <w:tcPr>
        <w:tcBorders>
          <w:top w:val="single" w:color="c9c9c9"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name w:val="List Table 6 Colorful Accent 4"/>
    <w:basedOn w:val="881"/>
    <w:uiPriority w:val="99"/>
    <w:pPr>
      <w:pBdr/>
      <w:spacing w:after="0" w:line="240" w:lineRule="auto"/>
      <w:ind/>
    </w:pPr>
    <w:tblPr>
      <w:tblStyleRowBandSize w:val="1"/>
      <w:tblStyleColBandSize w:val="1"/>
      <w:tblBorders>
        <w:top w:val="single" w:color="ffd865" w:themeColor="accent4" w:themeTint="9A" w:sz="4" w:space="0"/>
        <w:bottom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efbf" w:themeColor="accent4" w:themeTint="40" w:fill="ffefbf" w:themeFill="accent4" w:themeFillTint="40"/>
        <w:tcBorders/>
      </w:tcPr>
    </w:tblStylePr>
    <w:tblStylePr w:type="band1Vert">
      <w:pPr>
        <w:pBdr/>
        <w:spacing/>
        <w:ind/>
      </w:pPr>
      <w:tblPr>
        <w:tblBorders/>
      </w:tblPr>
      <w:tcPr>
        <w:shd w:val="clear" w:color="ffefbf" w:themeColor="accent4" w:themeTint="40" w:fill="ffefbf" w:themeFill="accent4" w:themeFillTint="40"/>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fd865" w:themeColor="accent4" w:themeTint="9A" w:themeShade="95"/>
      </w:rPr>
      <w:pPr>
        <w:pBdr/>
        <w:spacing/>
        <w:ind/>
      </w:pPr>
      <w:tblPr>
        <w:tblBorders/>
      </w:tblPr>
      <w:tcPr>
        <w:tcBorders/>
      </w:tcPr>
    </w:tblStylePr>
    <w:tblStylePr w:type="firstRow">
      <w:rPr>
        <w:b/>
        <w:color w:val="ffd865" w:themeColor="accent4" w:themeTint="9A" w:themeShade="95"/>
      </w:rPr>
      <w:pPr>
        <w:pBdr/>
        <w:spacing/>
        <w:ind/>
      </w:pPr>
      <w:tblPr>
        <w:tblBorders/>
      </w:tblPr>
      <w:tcPr>
        <w:tcBorders>
          <w:bottom w:val="single" w:color="ffd865" w:themeColor="accent4" w:themeTint="9A" w:sz="4" w:space="0"/>
        </w:tcBorders>
      </w:tcPr>
    </w:tblStylePr>
    <w:tblStylePr w:type="lastCol">
      <w:rPr>
        <w:b/>
        <w:color w:val="ffd865" w:themeColor="accent4" w:themeTint="9A" w:themeShade="95"/>
      </w:rPr>
      <w:pPr>
        <w:pBdr/>
        <w:spacing/>
        <w:ind/>
      </w:pPr>
      <w:tblPr>
        <w:tblBorders/>
      </w:tblPr>
      <w:tcPr>
        <w:tcBorders/>
      </w:tcPr>
    </w:tblStylePr>
    <w:tblStylePr w:type="lastRow">
      <w:rPr>
        <w:b/>
        <w:color w:val="ffd865" w:themeColor="accent4" w:themeTint="9A" w:themeShade="95"/>
      </w:rPr>
      <w:pPr>
        <w:pBdr/>
        <w:spacing/>
        <w:ind/>
      </w:pPr>
      <w:tblPr>
        <w:tblBorders/>
      </w:tblPr>
      <w:tcPr>
        <w:tcBorders>
          <w:top w:val="single" w:color="ffd865"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9">
    <w:name w:val="List Table 6 Colorful Accent 5"/>
    <w:basedOn w:val="881"/>
    <w:uiPriority w:val="99"/>
    <w:pPr>
      <w:pBdr/>
      <w:spacing w:after="0" w:line="240" w:lineRule="auto"/>
      <w:ind/>
    </w:pPr>
    <w:tblPr>
      <w:tblStyleRowBandSize w:val="1"/>
      <w:tblStyleColBandSize w:val="1"/>
      <w:tblBorders>
        <w:top w:val="single" w:color="8da9db" w:themeColor="accent5" w:themeTint="9A" w:sz="4" w:space="0"/>
        <w:bottom w:val="single" w:color="8da9db" w:themeColor="accent5" w:themeTint="9A" w:sz="4" w:space="0"/>
      </w:tblBorders>
    </w:tblPr>
    <w:tcPr>
      <w:tcBorders/>
    </w:tcPr>
    <w:tblStylePr w:type="band1Horz">
      <w:rPr>
        <w:rFonts w:ascii="Arial" w:hAnsi="Arial"/>
        <w:color w:val="8da9db" w:themeColor="accent5" w:themeTint="9A" w:themeShade="95"/>
        <w:sz w:val="22"/>
      </w:rPr>
      <w:pPr>
        <w:pBdr/>
        <w:spacing/>
        <w:ind/>
      </w:pPr>
      <w:tblPr>
        <w:tblBorders/>
      </w:tblPr>
      <w:tcPr>
        <w:shd w:val="clear" w:color="cfdbf0" w:themeColor="accent5" w:themeTint="40" w:fill="cfdbf0" w:themeFill="accent5" w:themeFillTint="40"/>
        <w:tcBorders/>
      </w:tcPr>
    </w:tblStylePr>
    <w:tblStylePr w:type="band1Vert">
      <w:pPr>
        <w:pBdr/>
        <w:spacing/>
        <w:ind/>
      </w:pPr>
      <w:tblPr>
        <w:tblBorders/>
      </w:tblPr>
      <w:tcPr>
        <w:shd w:val="clear" w:color="cfdbf0" w:themeColor="accent5" w:themeTint="40" w:fill="cfdbf0" w:themeFill="accent5" w:themeFillTint="40"/>
        <w:tcBorders/>
      </w:tcPr>
    </w:tblStylePr>
    <w:tblStylePr w:type="band2Horz">
      <w:rPr>
        <w:rFonts w:ascii="Arial" w:hAnsi="Arial"/>
        <w:color w:val="8da9db"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8da9db" w:themeColor="accent5" w:themeTint="9A" w:themeShade="95"/>
      </w:rPr>
      <w:pPr>
        <w:pBdr/>
        <w:spacing/>
        <w:ind/>
      </w:pPr>
      <w:tblPr>
        <w:tblBorders/>
      </w:tblPr>
      <w:tcPr>
        <w:tcBorders/>
      </w:tcPr>
    </w:tblStylePr>
    <w:tblStylePr w:type="firstRow">
      <w:rPr>
        <w:b/>
        <w:color w:val="8da9db" w:themeColor="accent5" w:themeTint="9A" w:themeShade="95"/>
      </w:rPr>
      <w:pPr>
        <w:pBdr/>
        <w:spacing/>
        <w:ind/>
      </w:pPr>
      <w:tblPr>
        <w:tblBorders/>
      </w:tblPr>
      <w:tcPr>
        <w:tcBorders>
          <w:bottom w:val="single" w:color="8da9db" w:themeColor="accent5" w:themeTint="9A" w:sz="4" w:space="0"/>
        </w:tcBorders>
      </w:tcPr>
    </w:tblStylePr>
    <w:tblStylePr w:type="lastCol">
      <w:rPr>
        <w:b/>
        <w:color w:val="8da9db" w:themeColor="accent5" w:themeTint="9A" w:themeShade="95"/>
      </w:rPr>
      <w:pPr>
        <w:pBdr/>
        <w:spacing/>
        <w:ind/>
      </w:pPr>
      <w:tblPr>
        <w:tblBorders/>
      </w:tblPr>
      <w:tcPr>
        <w:tcBorders/>
      </w:tcPr>
    </w:tblStylePr>
    <w:tblStylePr w:type="lastRow">
      <w:rPr>
        <w:b/>
        <w:color w:val="8da9db" w:themeColor="accent5" w:themeTint="9A" w:themeShade="95"/>
      </w:rPr>
      <w:pPr>
        <w:pBdr/>
        <w:spacing/>
        <w:ind/>
      </w:pPr>
      <w:tblPr>
        <w:tblBorders/>
      </w:tblPr>
      <w:tcPr>
        <w:tcBorders>
          <w:top w:val="single" w:color="8da9db"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0">
    <w:name w:val="List Table 6 Colorful Accent 6"/>
    <w:basedOn w:val="881"/>
    <w:uiPriority w:val="99"/>
    <w:pPr>
      <w:pBdr/>
      <w:spacing w:after="0" w:line="240" w:lineRule="auto"/>
      <w:ind/>
    </w:pPr>
    <w:tblPr>
      <w:tblStyleRowBandSize w:val="1"/>
      <w:tblStyleColBandSize w:val="1"/>
      <w:tblBorders>
        <w:top w:val="single" w:color="a9d08e" w:themeColor="accent6" w:themeTint="98" w:sz="4" w:space="0"/>
        <w:bottom w:val="single" w:color="a9d08e" w:themeColor="accent6" w:themeTint="98" w:sz="4" w:space="0"/>
      </w:tblBorders>
    </w:tblPr>
    <w:tcPr>
      <w:tcBorders/>
    </w:tcPr>
    <w:tblStylePr w:type="band1Horz">
      <w:rPr>
        <w:rFonts w:ascii="Arial" w:hAnsi="Arial"/>
        <w:color w:val="a9d08e" w:themeColor="accent6" w:themeTint="98" w:themeShade="95"/>
        <w:sz w:val="22"/>
      </w:rPr>
      <w:pPr>
        <w:pBdr/>
        <w:spacing/>
        <w:ind/>
      </w:pPr>
      <w:tblPr>
        <w:tblBorders/>
      </w:tblPr>
      <w:tcPr>
        <w:shd w:val="clear" w:color="daebcf" w:themeColor="accent6" w:themeTint="40" w:fill="daebcf" w:themeFill="accent6" w:themeFillTint="40"/>
        <w:tcBorders/>
      </w:tcPr>
    </w:tblStylePr>
    <w:tblStylePr w:type="band1Vert">
      <w:pPr>
        <w:pBdr/>
        <w:spacing/>
        <w:ind/>
      </w:pPr>
      <w:tblPr>
        <w:tblBorders/>
      </w:tblPr>
      <w:tcPr>
        <w:shd w:val="clear" w:color="daebcf" w:themeColor="accent6" w:themeTint="40" w:fill="daebcf" w:themeFill="accent6" w:themeFillTint="40"/>
        <w:tcBorders/>
      </w:tcPr>
    </w:tblStylePr>
    <w:tblStylePr w:type="band2Horz">
      <w:rPr>
        <w:rFonts w:ascii="Arial" w:hAnsi="Arial"/>
        <w:color w:val="a9d08e"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9d08e" w:themeColor="accent6" w:themeTint="98" w:themeShade="95"/>
      </w:rPr>
      <w:pPr>
        <w:pBdr/>
        <w:spacing/>
        <w:ind/>
      </w:pPr>
      <w:tblPr>
        <w:tblBorders/>
      </w:tblPr>
      <w:tcPr>
        <w:tcBorders/>
      </w:tcPr>
    </w:tblStylePr>
    <w:tblStylePr w:type="firstRow">
      <w:rPr>
        <w:b/>
        <w:color w:val="a9d08e" w:themeColor="accent6" w:themeTint="98" w:themeShade="95"/>
      </w:rPr>
      <w:pPr>
        <w:pBdr/>
        <w:spacing/>
        <w:ind/>
      </w:pPr>
      <w:tblPr>
        <w:tblBorders/>
      </w:tblPr>
      <w:tcPr>
        <w:tcBorders>
          <w:bottom w:val="single" w:color="a9d08e" w:themeColor="accent6" w:themeTint="98" w:sz="4" w:space="0"/>
        </w:tcBorders>
      </w:tcPr>
    </w:tblStylePr>
    <w:tblStylePr w:type="lastCol">
      <w:rPr>
        <w:b/>
        <w:color w:val="a9d08e" w:themeColor="accent6" w:themeTint="98" w:themeShade="95"/>
      </w:rPr>
      <w:pPr>
        <w:pBdr/>
        <w:spacing/>
        <w:ind/>
      </w:pPr>
      <w:tblPr>
        <w:tblBorders/>
      </w:tblPr>
      <w:tcPr>
        <w:tcBorders/>
      </w:tcPr>
    </w:tblStylePr>
    <w:tblStylePr w:type="lastRow">
      <w:rPr>
        <w:b/>
        <w:color w:val="a9d08e" w:themeColor="accent6" w:themeTint="98" w:themeShade="95"/>
      </w:rPr>
      <w:pPr>
        <w:pBdr/>
        <w:spacing/>
        <w:ind/>
      </w:pPr>
      <w:tblPr>
        <w:tblBorders/>
      </w:tblPr>
      <w:tcPr>
        <w:tcBorders>
          <w:top w:val="single" w:color="a9d08e"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1">
    <w:name w:val="List Table 7 Colorful Accent 1"/>
    <w:basedOn w:val="881"/>
    <w:uiPriority w:val="99"/>
    <w:pPr>
      <w:pBdr/>
      <w:spacing w:after="0" w:line="240" w:lineRule="auto"/>
      <w:ind/>
    </w:pPr>
    <w:tblPr>
      <w:tblStyleRowBandSize w:val="1"/>
      <w:tblStyleColBandSize w:val="1"/>
      <w:tblBorders>
        <w:right w:val="single" w:color="5b9bd5" w:themeColor="accent1" w:sz="4" w:space="0"/>
      </w:tblBorders>
    </w:tblPr>
    <w:tcPr>
      <w:tcBorders/>
    </w:tcPr>
    <w:tblStylePr w:type="band1Horz">
      <w:rPr>
        <w:rFonts w:ascii="Arial" w:hAnsi="Arial"/>
        <w:color w:val="245a8d" w:themeColor="accent1" w:themeShade="95"/>
        <w:sz w:val="22"/>
      </w:rPr>
      <w:pPr>
        <w:pBdr/>
        <w:spacing/>
        <w:ind/>
      </w:pPr>
      <w:tblPr>
        <w:tblBorders/>
      </w:tblPr>
      <w:tcPr>
        <w:shd w:val="clear" w:color="d5e5f4" w:themeColor="accent1" w:themeTint="40" w:fill="d5e5f4" w:themeFill="accent1" w:themeFillTint="40"/>
        <w:tcBorders/>
      </w:tcPr>
    </w:tblStylePr>
    <w:tblStylePr w:type="band1Vert">
      <w:pPr>
        <w:pBdr/>
        <w:spacing/>
        <w:ind/>
      </w:pPr>
      <w:tblPr>
        <w:tblBorders/>
      </w:tblPr>
      <w:tcPr>
        <w:shd w:val="clear" w:color="d5e5f4" w:themeColor="accent1" w:themeTint="40" w:fill="d5e5f4" w:themeFill="accent1" w:themeFillTint="40"/>
        <w:tcBorders/>
      </w:tcPr>
    </w:tblStylePr>
    <w:tblStylePr w:type="band2Horz">
      <w:rPr>
        <w:rFonts w:ascii="Arial" w:hAnsi="Arial"/>
        <w:color w:val="245a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a8d" w:themeColor="accent1"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5b9bd5" w:themeColor="accent1" w:sz="4" w:space="0"/>
        </w:tcBorders>
      </w:tcPr>
    </w:tblStylePr>
    <w:tblStylePr w:type="firstRow">
      <w:rPr>
        <w:rFonts w:ascii="Arial" w:hAnsi="Arial"/>
        <w:i/>
        <w:color w:val="245a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5b9bd5" w:themeColor="accent1" w:sz="4" w:space="0"/>
          <w:right w:val="none" w:color="000000" w:sz="4" w:space="0"/>
        </w:tcBorders>
      </w:tcPr>
    </w:tblStylePr>
    <w:tblStylePr w:type="lastCol">
      <w:rPr>
        <w:rFonts w:ascii="Arial" w:hAnsi="Arial"/>
        <w:i/>
        <w:color w:val="245a8d" w:themeColor="accent1" w:themeShade="95"/>
        <w:sz w:val="22"/>
      </w:rPr>
      <w:pPr>
        <w:pBdr/>
        <w:spacing/>
        <w:ind/>
      </w:pPr>
      <w:tblPr>
        <w:tblBorders/>
      </w:tblPr>
      <w:tcPr>
        <w:shd w:val="clear" w:color="ffffff" w:fill="auto"/>
        <w:tcBorders>
          <w:top w:val="none" w:color="000000" w:sz="4" w:space="0"/>
          <w:left w:val="single" w:color="5b9bd5" w:themeColor="accent1" w:sz="4" w:space="0"/>
          <w:bottom w:val="none" w:color="000000" w:sz="4" w:space="0"/>
          <w:right w:val="none" w:color="000000" w:sz="4" w:space="0"/>
        </w:tcBorders>
      </w:tcPr>
    </w:tblStylePr>
    <w:tblStylePr w:type="lastRow">
      <w:rPr>
        <w:rFonts w:ascii="Arial" w:hAnsi="Arial"/>
        <w:i/>
        <w:color w:val="245a8d" w:themeColor="accent1" w:themeShade="95"/>
        <w:sz w:val="22"/>
      </w:rPr>
      <w:pPr>
        <w:pBdr/>
        <w:spacing/>
        <w:ind/>
      </w:pPr>
      <w:tblPr>
        <w:tblBorders/>
      </w:tblPr>
      <w:tcPr>
        <w:shd w:val="clear" w:color="ffffff" w:themeColor="light1" w:fill="ffffff" w:themeFill="light1"/>
        <w:tcBorders>
          <w:top w:val="single" w:color="5b9bd5"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2">
    <w:name w:val="List Table 7 Colorful Accent 2"/>
    <w:basedOn w:val="881"/>
    <w:uiPriority w:val="99"/>
    <w:pPr>
      <w:pBdr/>
      <w:spacing w:after="0" w:line="240" w:lineRule="auto"/>
      <w:ind/>
    </w:pPr>
    <w:tblPr>
      <w:tblStyleRowBandSize w:val="1"/>
      <w:tblStyleColBandSize w:val="1"/>
      <w:tblBorders>
        <w:right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adecb" w:themeColor="accent2" w:themeTint="40" w:fill="fadecb" w:themeFill="accent2" w:themeFillTint="40"/>
        <w:tcBorders/>
      </w:tcPr>
    </w:tblStylePr>
    <w:tblStylePr w:type="band1Vert">
      <w:pPr>
        <w:pBdr/>
        <w:spacing/>
        <w:ind/>
      </w:pPr>
      <w:tblPr>
        <w:tblBorders/>
      </w:tblPr>
      <w:tcPr>
        <w:shd w:val="clear" w:color="fadecb" w:themeColor="accent2" w:themeTint="40" w:fill="fadecb" w:themeFill="accent2" w:themeFillTint="40"/>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4b184" w:themeColor="accent2" w:themeTint="97"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f4b184" w:themeColor="accent2" w:themeTint="97" w:sz="4" w:space="0"/>
        </w:tcBorders>
      </w:tcPr>
    </w:tblStylePr>
    <w:tblStylePr w:type="firstRow">
      <w:rPr>
        <w:rFonts w:ascii="Arial" w:hAnsi="Arial"/>
        <w:i/>
        <w:color w:val="f4b184"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f4b184" w:themeColor="accent2" w:themeTint="97" w:sz="4" w:space="0"/>
          <w:right w:val="none" w:color="000000" w:sz="4" w:space="0"/>
        </w:tcBorders>
      </w:tcPr>
    </w:tblStylePr>
    <w:tblStylePr w:type="lastCol">
      <w:rPr>
        <w:rFonts w:ascii="Arial" w:hAnsi="Arial"/>
        <w:i/>
        <w:color w:val="f4b184" w:themeColor="accent2" w:themeTint="97" w:themeShade="95"/>
        <w:sz w:val="22"/>
      </w:rPr>
      <w:pPr>
        <w:pBdr/>
        <w:spacing/>
        <w:ind/>
      </w:pPr>
      <w:tblPr>
        <w:tblBorders/>
      </w:tblPr>
      <w:tcPr>
        <w:shd w:val="clear" w:color="ffffff" w:fill="auto"/>
        <w:tcBorders>
          <w:top w:val="none" w:color="000000" w:sz="4" w:space="0"/>
          <w:left w:val="single" w:color="f4b184" w:themeColor="accent2" w:themeTint="97" w:sz="4" w:space="0"/>
          <w:bottom w:val="none" w:color="000000" w:sz="4" w:space="0"/>
          <w:right w:val="none" w:color="000000" w:sz="4" w:space="0"/>
        </w:tcBorders>
      </w:tcPr>
    </w:tblStylePr>
    <w:tblStylePr w:type="lastRow">
      <w:rPr>
        <w:rFonts w:ascii="Arial" w:hAnsi="Arial"/>
        <w:i/>
        <w:color w:val="f4b184" w:themeColor="accent2" w:themeTint="97" w:themeShade="95"/>
        <w:sz w:val="22"/>
      </w:rPr>
      <w:pPr>
        <w:pBdr/>
        <w:spacing/>
        <w:ind/>
      </w:pPr>
      <w:tblPr>
        <w:tblBorders/>
      </w:tblPr>
      <w:tcPr>
        <w:shd w:val="clear" w:color="ffffff" w:themeColor="light1" w:fill="ffffff" w:themeFill="light1"/>
        <w:tcBorders>
          <w:top w:val="single" w:color="f4b184"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3">
    <w:name w:val="List Table 7 Colorful Accent 3"/>
    <w:basedOn w:val="881"/>
    <w:uiPriority w:val="99"/>
    <w:pPr>
      <w:pBdr/>
      <w:spacing w:after="0" w:line="240" w:lineRule="auto"/>
      <w:ind/>
    </w:pPr>
    <w:tblPr>
      <w:tblStyleRowBandSize w:val="1"/>
      <w:tblStyleColBandSize w:val="1"/>
      <w:tblBorders>
        <w:right w:val="single" w:color="c9c9c9" w:themeColor="accent3" w:themeTint="98" w:sz="4" w:space="0"/>
      </w:tblBorders>
    </w:tblPr>
    <w:tcPr>
      <w:tcBorders/>
    </w:tcPr>
    <w:tblStylePr w:type="band1Horz">
      <w:rPr>
        <w:rFonts w:ascii="Arial" w:hAnsi="Arial"/>
        <w:color w:val="c9c9c9" w:themeColor="accent3" w:themeTint="98" w:themeShade="95"/>
        <w:sz w:val="22"/>
      </w:rPr>
      <w:pPr>
        <w:pBdr/>
        <w:spacing/>
        <w:ind/>
      </w:pPr>
      <w:tblPr>
        <w:tblBorders/>
      </w:tblPr>
      <w:tcPr>
        <w:shd w:val="clear" w:color="e8e8e8" w:themeColor="accent3" w:themeTint="40" w:fill="e8e8e8" w:themeFill="accent3" w:themeFillTint="40"/>
        <w:tcBorders/>
      </w:tcPr>
    </w:tblStylePr>
    <w:tblStylePr w:type="band1Vert">
      <w:pPr>
        <w:pBdr/>
        <w:spacing/>
        <w:ind/>
      </w:pPr>
      <w:tblPr>
        <w:tblBorders/>
      </w:tblPr>
      <w:tcPr>
        <w:shd w:val="clear" w:color="e8e8e8" w:themeColor="accent3" w:themeTint="40" w:fill="e8e8e8" w:themeFill="accent3" w:themeFillTint="40"/>
        <w:tcBorders/>
      </w:tcPr>
    </w:tblStylePr>
    <w:tblStylePr w:type="band2Horz">
      <w:rPr>
        <w:rFonts w:ascii="Arial" w:hAnsi="Arial"/>
        <w:color w:val="c9c9c9"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c9c9" w:themeColor="accent3" w:themeTint="98"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c9c9c9" w:themeColor="accent3" w:themeTint="98" w:sz="4" w:space="0"/>
        </w:tcBorders>
      </w:tcPr>
    </w:tblStylePr>
    <w:tblStylePr w:type="firstRow">
      <w:rPr>
        <w:rFonts w:ascii="Arial" w:hAnsi="Arial"/>
        <w:i/>
        <w:color w:val="c9c9c9"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c9c9c9" w:themeColor="accent3" w:themeTint="98" w:sz="4" w:space="0"/>
          <w:right w:val="none" w:color="000000" w:sz="4" w:space="0"/>
        </w:tcBorders>
      </w:tcPr>
    </w:tblStylePr>
    <w:tblStylePr w:type="lastCol">
      <w:rPr>
        <w:rFonts w:ascii="Arial" w:hAnsi="Arial"/>
        <w:i/>
        <w:color w:val="c9c9c9" w:themeColor="accent3" w:themeTint="98" w:themeShade="95"/>
        <w:sz w:val="22"/>
      </w:rPr>
      <w:pPr>
        <w:pBdr/>
        <w:spacing/>
        <w:ind/>
      </w:pPr>
      <w:tblPr>
        <w:tblBorders/>
      </w:tblPr>
      <w:tcPr>
        <w:shd w:val="clear" w:color="ffffff" w:fill="auto"/>
        <w:tcBorders>
          <w:top w:val="none" w:color="000000" w:sz="4" w:space="0"/>
          <w:left w:val="single" w:color="c9c9c9" w:themeColor="accent3" w:themeTint="98" w:sz="4" w:space="0"/>
          <w:bottom w:val="none" w:color="000000" w:sz="4" w:space="0"/>
          <w:right w:val="none" w:color="000000" w:sz="4" w:space="0"/>
        </w:tcBorders>
      </w:tcPr>
    </w:tblStylePr>
    <w:tblStylePr w:type="lastRow">
      <w:rPr>
        <w:rFonts w:ascii="Arial" w:hAnsi="Arial"/>
        <w:i/>
        <w:color w:val="c9c9c9" w:themeColor="accent3" w:themeTint="98" w:themeShade="95"/>
        <w:sz w:val="22"/>
      </w:rPr>
      <w:pPr>
        <w:pBdr/>
        <w:spacing/>
        <w:ind/>
      </w:pPr>
      <w:tblPr>
        <w:tblBorders/>
      </w:tblPr>
      <w:tcPr>
        <w:shd w:val="clear" w:color="ffffff" w:themeColor="light1" w:fill="ffffff" w:themeFill="light1"/>
        <w:tcBorders>
          <w:top w:val="single" w:color="c9c9c9"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4">
    <w:name w:val="List Table 7 Colorful Accent 4"/>
    <w:basedOn w:val="881"/>
    <w:uiPriority w:val="99"/>
    <w:pPr>
      <w:pBdr/>
      <w:spacing w:after="0" w:line="240" w:lineRule="auto"/>
      <w:ind/>
    </w:pPr>
    <w:tblPr>
      <w:tblStyleRowBandSize w:val="1"/>
      <w:tblStyleColBandSize w:val="1"/>
      <w:tblBorders>
        <w:right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efbf" w:themeColor="accent4" w:themeTint="40" w:fill="ffefbf" w:themeFill="accent4" w:themeFillTint="40"/>
        <w:tcBorders/>
      </w:tcPr>
    </w:tblStylePr>
    <w:tblStylePr w:type="band1Vert">
      <w:pPr>
        <w:pBdr/>
        <w:spacing/>
        <w:ind/>
      </w:pPr>
      <w:tblPr>
        <w:tblBorders/>
      </w:tblPr>
      <w:tcPr>
        <w:shd w:val="clear" w:color="ffefbf" w:themeColor="accent4" w:themeTint="40" w:fill="ffefbf" w:themeFill="accent4" w:themeFillTint="40"/>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fd865" w:themeColor="accent4" w:themeTint="9A"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ffd865" w:themeColor="accent4" w:themeTint="9A" w:sz="4" w:space="0"/>
        </w:tcBorders>
      </w:tcPr>
    </w:tblStylePr>
    <w:tblStylePr w:type="firstRow">
      <w:rPr>
        <w:rFonts w:ascii="Arial" w:hAnsi="Arial"/>
        <w:i/>
        <w:color w:val="ffd865"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ffd865" w:themeColor="accent4" w:themeTint="9A" w:sz="4" w:space="0"/>
          <w:right w:val="none" w:color="000000" w:sz="4" w:space="0"/>
        </w:tcBorders>
      </w:tcPr>
    </w:tblStylePr>
    <w:tblStylePr w:type="lastCol">
      <w:rPr>
        <w:rFonts w:ascii="Arial" w:hAnsi="Arial"/>
        <w:i/>
        <w:color w:val="ffd865" w:themeColor="accent4" w:themeTint="9A" w:themeShade="95"/>
        <w:sz w:val="22"/>
      </w:rPr>
      <w:pPr>
        <w:pBdr/>
        <w:spacing/>
        <w:ind/>
      </w:pPr>
      <w:tblPr>
        <w:tblBorders/>
      </w:tblPr>
      <w:tcPr>
        <w:shd w:val="clear" w:color="ffffff" w:fill="auto"/>
        <w:tcBorders>
          <w:top w:val="none" w:color="000000" w:sz="4" w:space="0"/>
          <w:left w:val="single" w:color="ffd865" w:themeColor="accent4" w:themeTint="9A" w:sz="4" w:space="0"/>
          <w:bottom w:val="none" w:color="000000" w:sz="4" w:space="0"/>
          <w:right w:val="none" w:color="000000" w:sz="4" w:space="0"/>
        </w:tcBorders>
      </w:tcPr>
    </w:tblStylePr>
    <w:tblStylePr w:type="lastRow">
      <w:rPr>
        <w:rFonts w:ascii="Arial" w:hAnsi="Arial"/>
        <w:i/>
        <w:color w:val="ffd865" w:themeColor="accent4" w:themeTint="9A" w:themeShade="95"/>
        <w:sz w:val="22"/>
      </w:rPr>
      <w:pPr>
        <w:pBdr/>
        <w:spacing/>
        <w:ind/>
      </w:pPr>
      <w:tblPr>
        <w:tblBorders/>
      </w:tblPr>
      <w:tcPr>
        <w:shd w:val="clear" w:color="ffffff" w:themeColor="light1" w:fill="ffffff" w:themeFill="light1"/>
        <w:tcBorders>
          <w:top w:val="single" w:color="ffd865"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5">
    <w:name w:val="List Table 7 Colorful Accent 5"/>
    <w:basedOn w:val="881"/>
    <w:uiPriority w:val="99"/>
    <w:pPr>
      <w:pBdr/>
      <w:spacing w:after="0" w:line="240" w:lineRule="auto"/>
      <w:ind/>
    </w:pPr>
    <w:tblPr>
      <w:tblStyleRowBandSize w:val="1"/>
      <w:tblStyleColBandSize w:val="1"/>
      <w:tblBorders>
        <w:right w:val="single" w:color="8da9db" w:themeColor="accent5" w:themeTint="9A" w:sz="4" w:space="0"/>
      </w:tblBorders>
    </w:tblPr>
    <w:tcPr>
      <w:tcBorders/>
    </w:tcPr>
    <w:tblStylePr w:type="band1Horz">
      <w:rPr>
        <w:rFonts w:ascii="Arial" w:hAnsi="Arial"/>
        <w:color w:val="8da9db" w:themeColor="accent5" w:themeTint="9A" w:themeShade="95"/>
        <w:sz w:val="22"/>
      </w:rPr>
      <w:pPr>
        <w:pBdr/>
        <w:spacing/>
        <w:ind/>
      </w:pPr>
      <w:tblPr>
        <w:tblBorders/>
      </w:tblPr>
      <w:tcPr>
        <w:shd w:val="clear" w:color="cfdbf0" w:themeColor="accent5" w:themeTint="40" w:fill="cfdbf0" w:themeFill="accent5" w:themeFillTint="40"/>
        <w:tcBorders/>
      </w:tcPr>
    </w:tblStylePr>
    <w:tblStylePr w:type="band1Vert">
      <w:pPr>
        <w:pBdr/>
        <w:spacing/>
        <w:ind/>
      </w:pPr>
      <w:tblPr>
        <w:tblBorders/>
      </w:tblPr>
      <w:tcPr>
        <w:shd w:val="clear" w:color="cfdbf0" w:themeColor="accent5" w:themeTint="40" w:fill="cfdbf0" w:themeFill="accent5" w:themeFillTint="40"/>
        <w:tcBorders/>
      </w:tcPr>
    </w:tblStylePr>
    <w:tblStylePr w:type="band2Horz">
      <w:rPr>
        <w:rFonts w:ascii="Arial" w:hAnsi="Arial"/>
        <w:color w:val="8da9db"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8da9db" w:themeColor="accent5" w:themeTint="9A"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8da9db" w:themeColor="accent5" w:themeTint="9A" w:sz="4" w:space="0"/>
        </w:tcBorders>
      </w:tcPr>
    </w:tblStylePr>
    <w:tblStylePr w:type="firstRow">
      <w:rPr>
        <w:rFonts w:ascii="Arial" w:hAnsi="Arial"/>
        <w:i/>
        <w:color w:val="8da9db"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8da9db" w:themeColor="accent5" w:themeTint="9A" w:sz="4" w:space="0"/>
          <w:right w:val="none" w:color="000000" w:sz="4" w:space="0"/>
        </w:tcBorders>
      </w:tcPr>
    </w:tblStylePr>
    <w:tblStylePr w:type="lastCol">
      <w:rPr>
        <w:rFonts w:ascii="Arial" w:hAnsi="Arial"/>
        <w:i/>
        <w:color w:val="8da9db" w:themeColor="accent5" w:themeTint="9A" w:themeShade="95"/>
        <w:sz w:val="22"/>
      </w:rPr>
      <w:pPr>
        <w:pBdr/>
        <w:spacing/>
        <w:ind/>
      </w:pPr>
      <w:tblPr>
        <w:tblBorders/>
      </w:tblPr>
      <w:tcPr>
        <w:shd w:val="clear" w:color="ffffff" w:fill="auto"/>
        <w:tcBorders>
          <w:top w:val="none" w:color="000000" w:sz="4" w:space="0"/>
          <w:left w:val="single" w:color="8da9db" w:themeColor="accent5" w:themeTint="9A" w:sz="4" w:space="0"/>
          <w:bottom w:val="none" w:color="000000" w:sz="4" w:space="0"/>
          <w:right w:val="none" w:color="000000" w:sz="4" w:space="0"/>
        </w:tcBorders>
      </w:tcPr>
    </w:tblStylePr>
    <w:tblStylePr w:type="lastRow">
      <w:rPr>
        <w:rFonts w:ascii="Arial" w:hAnsi="Arial"/>
        <w:i/>
        <w:color w:val="8da9db" w:themeColor="accent5" w:themeTint="9A" w:themeShade="95"/>
        <w:sz w:val="22"/>
      </w:rPr>
      <w:pPr>
        <w:pBdr/>
        <w:spacing/>
        <w:ind/>
      </w:pPr>
      <w:tblPr>
        <w:tblBorders/>
      </w:tblPr>
      <w:tcPr>
        <w:shd w:val="clear" w:color="ffffff" w:themeColor="light1" w:fill="ffffff" w:themeFill="light1"/>
        <w:tcBorders>
          <w:top w:val="single" w:color="8da9db"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6">
    <w:name w:val="List Table 7 Colorful Accent 6"/>
    <w:basedOn w:val="881"/>
    <w:uiPriority w:val="99"/>
    <w:pPr>
      <w:pBdr/>
      <w:spacing w:after="0" w:line="240" w:lineRule="auto"/>
      <w:ind/>
    </w:pPr>
    <w:tblPr>
      <w:tblStyleRowBandSize w:val="1"/>
      <w:tblStyleColBandSize w:val="1"/>
      <w:tblBorders>
        <w:right w:val="single" w:color="a9d08e" w:themeColor="accent6" w:themeTint="98" w:sz="4" w:space="0"/>
      </w:tblBorders>
    </w:tblPr>
    <w:tcPr>
      <w:tcBorders/>
    </w:tcPr>
    <w:tblStylePr w:type="band1Horz">
      <w:rPr>
        <w:rFonts w:ascii="Arial" w:hAnsi="Arial"/>
        <w:color w:val="a9d08e" w:themeColor="accent6" w:themeTint="98" w:themeShade="95"/>
        <w:sz w:val="22"/>
      </w:rPr>
      <w:pPr>
        <w:pBdr/>
        <w:spacing/>
        <w:ind/>
      </w:pPr>
      <w:tblPr>
        <w:tblBorders/>
      </w:tblPr>
      <w:tcPr>
        <w:shd w:val="clear" w:color="daebcf" w:themeColor="accent6" w:themeTint="40" w:fill="daebcf" w:themeFill="accent6" w:themeFillTint="40"/>
        <w:tcBorders/>
      </w:tcPr>
    </w:tblStylePr>
    <w:tblStylePr w:type="band1Vert">
      <w:pPr>
        <w:pBdr/>
        <w:spacing/>
        <w:ind/>
      </w:pPr>
      <w:tblPr>
        <w:tblBorders/>
      </w:tblPr>
      <w:tcPr>
        <w:shd w:val="clear" w:color="daebcf" w:themeColor="accent6" w:themeTint="40" w:fill="daebcf" w:themeFill="accent6" w:themeFillTint="40"/>
        <w:tcBorders/>
      </w:tcPr>
    </w:tblStylePr>
    <w:tblStylePr w:type="band2Horz">
      <w:rPr>
        <w:rFonts w:ascii="Arial" w:hAnsi="Arial"/>
        <w:color w:val="a9d08e"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9d08e" w:themeColor="accent6" w:themeTint="98"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a9d08e" w:themeColor="accent6" w:themeTint="98" w:sz="4" w:space="0"/>
        </w:tcBorders>
      </w:tcPr>
    </w:tblStylePr>
    <w:tblStylePr w:type="firstRow">
      <w:rPr>
        <w:rFonts w:ascii="Arial" w:hAnsi="Arial"/>
        <w:i/>
        <w:color w:val="a9d08e"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a9d08e" w:themeColor="accent6" w:themeTint="98" w:sz="4" w:space="0"/>
          <w:right w:val="none" w:color="000000" w:sz="4" w:space="0"/>
        </w:tcBorders>
      </w:tcPr>
    </w:tblStylePr>
    <w:tblStylePr w:type="lastCol">
      <w:rPr>
        <w:rFonts w:ascii="Arial" w:hAnsi="Arial"/>
        <w:i/>
        <w:color w:val="a9d08e" w:themeColor="accent6" w:themeTint="98" w:themeShade="95"/>
        <w:sz w:val="22"/>
      </w:rPr>
      <w:pPr>
        <w:pBdr/>
        <w:spacing/>
        <w:ind/>
      </w:pPr>
      <w:tblPr>
        <w:tblBorders/>
      </w:tblPr>
      <w:tcPr>
        <w:shd w:val="clear" w:color="ffffff" w:fill="auto"/>
        <w:tcBorders>
          <w:top w:val="none" w:color="000000" w:sz="4" w:space="0"/>
          <w:left w:val="single" w:color="a9d08e" w:themeColor="accent6" w:themeTint="98" w:sz="4" w:space="0"/>
          <w:bottom w:val="none" w:color="000000" w:sz="4" w:space="0"/>
          <w:right w:val="none" w:color="000000" w:sz="4" w:space="0"/>
        </w:tcBorders>
      </w:tcPr>
    </w:tblStylePr>
    <w:tblStylePr w:type="lastRow">
      <w:rPr>
        <w:rFonts w:ascii="Arial" w:hAnsi="Arial"/>
        <w:i/>
        <w:color w:val="a9d08e" w:themeColor="accent6" w:themeTint="98" w:themeShade="95"/>
        <w:sz w:val="22"/>
      </w:rPr>
      <w:pPr>
        <w:pBdr/>
        <w:spacing/>
        <w:ind/>
      </w:pPr>
      <w:tblPr>
        <w:tblBorders/>
      </w:tblPr>
      <w:tcPr>
        <w:shd w:val="clear" w:color="ffffff" w:themeColor="light1" w:fill="ffffff" w:themeFill="light1"/>
        <w:tcBorders>
          <w:top w:val="single" w:color="a9d08e"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967" w:customStyle="1">
    <w:name w:val="Heading 1 Char"/>
    <w:link w:val="871"/>
    <w:uiPriority w:val="9"/>
    <w:pPr>
      <w:pBdr/>
      <w:spacing/>
      <w:ind/>
    </w:pPr>
    <w:rPr>
      <w:rFonts w:ascii="Arial" w:hAnsi="Arial" w:eastAsia="Arial" w:cs="Arial"/>
      <w:sz w:val="40"/>
      <w:szCs w:val="40"/>
    </w:rPr>
  </w:style>
  <w:style w:type="character" w:styleId="968" w:customStyle="1">
    <w:name w:val="Heading 2 Char"/>
    <w:link w:val="872"/>
    <w:uiPriority w:val="9"/>
    <w:pPr>
      <w:pBdr/>
      <w:spacing/>
      <w:ind/>
    </w:pPr>
    <w:rPr>
      <w:rFonts w:ascii="Arial" w:hAnsi="Arial" w:eastAsia="Arial" w:cs="Arial"/>
      <w:sz w:val="34"/>
    </w:rPr>
  </w:style>
  <w:style w:type="character" w:styleId="969" w:customStyle="1">
    <w:name w:val="Heading 3 Char"/>
    <w:link w:val="873"/>
    <w:uiPriority w:val="9"/>
    <w:pPr>
      <w:pBdr/>
      <w:spacing/>
      <w:ind/>
    </w:pPr>
    <w:rPr>
      <w:rFonts w:ascii="Arial" w:hAnsi="Arial" w:eastAsia="Arial" w:cs="Arial"/>
      <w:sz w:val="30"/>
      <w:szCs w:val="30"/>
    </w:rPr>
  </w:style>
  <w:style w:type="character" w:styleId="970" w:customStyle="1">
    <w:name w:val="Heading 4 Char"/>
    <w:link w:val="874"/>
    <w:uiPriority w:val="9"/>
    <w:pPr>
      <w:pBdr/>
      <w:spacing/>
      <w:ind/>
    </w:pPr>
    <w:rPr>
      <w:rFonts w:ascii="Arial" w:hAnsi="Arial" w:eastAsia="Arial" w:cs="Arial"/>
      <w:b/>
      <w:bCs/>
      <w:sz w:val="26"/>
      <w:szCs w:val="26"/>
    </w:rPr>
  </w:style>
  <w:style w:type="character" w:styleId="971" w:customStyle="1">
    <w:name w:val="Heading 5 Char"/>
    <w:link w:val="875"/>
    <w:uiPriority w:val="9"/>
    <w:pPr>
      <w:pBdr/>
      <w:spacing/>
      <w:ind/>
    </w:pPr>
    <w:rPr>
      <w:rFonts w:ascii="Arial" w:hAnsi="Arial" w:eastAsia="Arial" w:cs="Arial"/>
      <w:b/>
      <w:bCs/>
      <w:sz w:val="24"/>
      <w:szCs w:val="24"/>
    </w:rPr>
  </w:style>
  <w:style w:type="character" w:styleId="972" w:customStyle="1">
    <w:name w:val="Heading 6 Char"/>
    <w:link w:val="876"/>
    <w:uiPriority w:val="9"/>
    <w:pPr>
      <w:pBdr/>
      <w:spacing/>
      <w:ind/>
    </w:pPr>
    <w:rPr>
      <w:rFonts w:ascii="Arial" w:hAnsi="Arial" w:eastAsia="Arial" w:cs="Arial"/>
      <w:b/>
      <w:bCs/>
      <w:sz w:val="22"/>
      <w:szCs w:val="22"/>
    </w:rPr>
  </w:style>
  <w:style w:type="character" w:styleId="973" w:customStyle="1">
    <w:name w:val="Heading 7 Char"/>
    <w:link w:val="877"/>
    <w:uiPriority w:val="9"/>
    <w:pPr>
      <w:pBdr/>
      <w:spacing/>
      <w:ind/>
    </w:pPr>
    <w:rPr>
      <w:rFonts w:ascii="Arial" w:hAnsi="Arial" w:eastAsia="Arial" w:cs="Arial"/>
      <w:b/>
      <w:bCs/>
      <w:i/>
      <w:iCs/>
      <w:sz w:val="22"/>
      <w:szCs w:val="22"/>
    </w:rPr>
  </w:style>
  <w:style w:type="character" w:styleId="974" w:customStyle="1">
    <w:name w:val="Heading 8 Char"/>
    <w:link w:val="878"/>
    <w:uiPriority w:val="9"/>
    <w:pPr>
      <w:pBdr/>
      <w:spacing/>
      <w:ind/>
    </w:pPr>
    <w:rPr>
      <w:rFonts w:ascii="Arial" w:hAnsi="Arial" w:eastAsia="Arial" w:cs="Arial"/>
      <w:i/>
      <w:iCs/>
      <w:sz w:val="22"/>
      <w:szCs w:val="22"/>
    </w:rPr>
  </w:style>
  <w:style w:type="character" w:styleId="975" w:customStyle="1">
    <w:name w:val="Heading 9 Char"/>
    <w:link w:val="879"/>
    <w:uiPriority w:val="9"/>
    <w:pPr>
      <w:pBdr/>
      <w:spacing/>
      <w:ind/>
    </w:pPr>
    <w:rPr>
      <w:rFonts w:ascii="Arial" w:hAnsi="Arial" w:eastAsia="Arial" w:cs="Arial"/>
      <w:i/>
      <w:iCs/>
      <w:sz w:val="21"/>
      <w:szCs w:val="21"/>
    </w:rPr>
  </w:style>
  <w:style w:type="paragraph" w:styleId="976">
    <w:name w:val="Title"/>
    <w:basedOn w:val="870"/>
    <w:next w:val="870"/>
    <w:link w:val="977"/>
    <w:uiPriority w:val="10"/>
    <w:qFormat/>
    <w:pPr>
      <w:pBdr/>
      <w:spacing w:before="300"/>
      <w:ind/>
      <w:contextualSpacing w:val="true"/>
    </w:pPr>
    <w:rPr>
      <w:sz w:val="48"/>
      <w:szCs w:val="48"/>
    </w:rPr>
  </w:style>
  <w:style w:type="character" w:styleId="977" w:customStyle="1">
    <w:name w:val="Title Char"/>
    <w:link w:val="976"/>
    <w:uiPriority w:val="10"/>
    <w:pPr>
      <w:pBdr/>
      <w:spacing/>
      <w:ind/>
    </w:pPr>
    <w:rPr>
      <w:sz w:val="48"/>
      <w:szCs w:val="48"/>
    </w:rPr>
  </w:style>
  <w:style w:type="paragraph" w:styleId="978">
    <w:name w:val="Subtitle"/>
    <w:basedOn w:val="870"/>
    <w:next w:val="870"/>
    <w:link w:val="979"/>
    <w:uiPriority w:val="11"/>
    <w:qFormat/>
    <w:pPr>
      <w:pBdr/>
      <w:spacing w:before="200"/>
      <w:ind/>
    </w:pPr>
    <w:rPr>
      <w:sz w:val="24"/>
      <w:szCs w:val="24"/>
    </w:rPr>
  </w:style>
  <w:style w:type="character" w:styleId="979" w:customStyle="1">
    <w:name w:val="Subtitle Char"/>
    <w:link w:val="978"/>
    <w:uiPriority w:val="11"/>
    <w:pPr>
      <w:pBdr/>
      <w:spacing/>
      <w:ind/>
    </w:pPr>
    <w:rPr>
      <w:sz w:val="24"/>
      <w:szCs w:val="24"/>
    </w:rPr>
  </w:style>
  <w:style w:type="paragraph" w:styleId="980">
    <w:name w:val="Quote"/>
    <w:basedOn w:val="870"/>
    <w:next w:val="870"/>
    <w:link w:val="981"/>
    <w:uiPriority w:val="29"/>
    <w:qFormat/>
    <w:pPr>
      <w:pBdr/>
      <w:spacing/>
      <w:ind w:right="720" w:left="720"/>
    </w:pPr>
    <w:rPr>
      <w:i/>
    </w:rPr>
  </w:style>
  <w:style w:type="character" w:styleId="981" w:customStyle="1">
    <w:name w:val="Quote Char"/>
    <w:link w:val="980"/>
    <w:uiPriority w:val="29"/>
    <w:pPr>
      <w:pBdr/>
      <w:spacing/>
      <w:ind/>
    </w:pPr>
    <w:rPr>
      <w:i/>
    </w:rPr>
  </w:style>
  <w:style w:type="paragraph" w:styleId="982">
    <w:name w:val="Intense Quote"/>
    <w:basedOn w:val="870"/>
    <w:next w:val="870"/>
    <w:link w:val="983"/>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pPr>
    <w:rPr>
      <w:i/>
    </w:rPr>
  </w:style>
  <w:style w:type="character" w:styleId="983" w:customStyle="1">
    <w:name w:val="Intense Quote Char"/>
    <w:link w:val="982"/>
    <w:uiPriority w:val="30"/>
    <w:pPr>
      <w:pBdr/>
      <w:spacing/>
      <w:ind/>
    </w:pPr>
    <w:rPr>
      <w:i/>
    </w:rPr>
  </w:style>
  <w:style w:type="paragraph" w:styleId="984">
    <w:name w:val="Header"/>
    <w:basedOn w:val="870"/>
    <w:link w:val="985"/>
    <w:uiPriority w:val="99"/>
    <w:unhideWhenUsed/>
    <w:pPr>
      <w:pBdr/>
      <w:tabs>
        <w:tab w:val="center" w:leader="none" w:pos="7143"/>
        <w:tab w:val="right" w:leader="none" w:pos="14287"/>
      </w:tabs>
      <w:spacing w:after="0" w:line="240" w:lineRule="auto"/>
      <w:ind/>
    </w:pPr>
  </w:style>
  <w:style w:type="character" w:styleId="985" w:customStyle="1">
    <w:name w:val="Header Char"/>
    <w:link w:val="984"/>
    <w:uiPriority w:val="99"/>
    <w:pPr>
      <w:pBdr/>
      <w:spacing/>
      <w:ind/>
    </w:pPr>
  </w:style>
  <w:style w:type="paragraph" w:styleId="986">
    <w:name w:val="Footer"/>
    <w:basedOn w:val="870"/>
    <w:link w:val="989"/>
    <w:uiPriority w:val="99"/>
    <w:unhideWhenUsed/>
    <w:pPr>
      <w:pBdr/>
      <w:tabs>
        <w:tab w:val="center" w:leader="none" w:pos="7143"/>
        <w:tab w:val="right" w:leader="none" w:pos="14287"/>
      </w:tabs>
      <w:spacing w:after="0" w:line="240" w:lineRule="auto"/>
      <w:ind/>
    </w:pPr>
  </w:style>
  <w:style w:type="character" w:styleId="987" w:customStyle="1">
    <w:name w:val="Footer Char"/>
    <w:uiPriority w:val="99"/>
    <w:pPr>
      <w:pBdr/>
      <w:spacing/>
      <w:ind/>
    </w:pPr>
  </w:style>
  <w:style w:type="paragraph" w:styleId="988">
    <w:name w:val="Caption"/>
    <w:basedOn w:val="870"/>
    <w:next w:val="870"/>
    <w:uiPriority w:val="35"/>
    <w:semiHidden/>
    <w:unhideWhenUsed/>
    <w:qFormat/>
    <w:pPr>
      <w:pBdr/>
      <w:spacing/>
      <w:ind/>
    </w:pPr>
    <w:rPr>
      <w:b/>
      <w:bCs/>
      <w:color w:val="5b9bd5" w:themeColor="accent1"/>
      <w:sz w:val="18"/>
      <w:szCs w:val="18"/>
    </w:rPr>
  </w:style>
  <w:style w:type="character" w:styleId="989" w:customStyle="1">
    <w:name w:val="Footer Char1"/>
    <w:link w:val="986"/>
    <w:uiPriority w:val="99"/>
    <w:pPr>
      <w:pBdr/>
      <w:spacing/>
      <w:ind/>
    </w:pPr>
  </w:style>
  <w:style w:type="table" w:styleId="990">
    <w:name w:val="Table Grid"/>
    <w:basedOn w:val="881"/>
    <w:uiPriority w:val="59"/>
    <w:pPr>
      <w:pBdr/>
      <w:spacing w:after="0" w:line="240" w:lineRule="auto"/>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1">
    <w:name w:val="Plain Table 1"/>
    <w:basedOn w:val="881"/>
    <w:uiPriority w:val="59"/>
    <w:pPr>
      <w:pBdr/>
      <w:spacing w:after="0" w:line="240" w:lineRule="auto"/>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shd w:val="clear" w:color="f2f2f2" w:themeColor="text1" w:themeTint="0D" w:fill="f2f2f2" w:themeFill="text1" w:themeFillTint="0D"/>
        <w:tcBorders/>
      </w:tcPr>
    </w:tblStylePr>
    <w:tblStylePr w:type="band1Vert">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2">
    <w:name w:val="Plain Table 2"/>
    <w:basedOn w:val="881"/>
    <w:uiPriority w:val="59"/>
    <w:pPr>
      <w:pBdr/>
      <w:spacing w:after="0" w:line="240" w:lineRule="auto"/>
      <w:ind/>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3">
    <w:name w:val="Plain Table 3"/>
    <w:basedOn w:val="881"/>
    <w:uiPriority w:val="99"/>
    <w:pPr>
      <w:pBdr/>
      <w:spacing w:after="0" w:line="240" w:lineRule="auto"/>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4">
    <w:name w:val="Plain Table 4"/>
    <w:basedOn w:val="881"/>
    <w:uiPriority w:val="99"/>
    <w:pPr>
      <w:pBdr/>
      <w:spacing w:after="0" w:line="240" w:lineRule="auto"/>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5">
    <w:name w:val="Plain Table 5"/>
    <w:basedOn w:val="881"/>
    <w:uiPriority w:val="99"/>
    <w:pPr>
      <w:pBdr/>
      <w:spacing w:after="0" w:line="240" w:lineRule="auto"/>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right w:val="single" w:color="404040" w:sz="4" w:space="0"/>
        </w:tcBorders>
      </w:tcPr>
    </w:tblStylePr>
    <w:tblStylePr w:type="firstRow">
      <w:rPr>
        <w:i/>
        <w:color w:val="404040"/>
      </w:rPr>
      <w:pPr>
        <w:pBdr/>
        <w:spacing/>
        <w:ind/>
      </w:pPr>
      <w:tblPr>
        <w:tblBorders/>
      </w:tblPr>
      <w:tcPr>
        <w:shd w:val="clear" w:color="ffffff" w:fill="auto"/>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fill="auto"/>
        <w:tcBorders>
          <w:left w:val="single" w:color="404040" w:sz="4" w:space="0"/>
        </w:tcBorders>
      </w:tcPr>
    </w:tblStylePr>
    <w:tblStylePr w:type="lastRow">
      <w:rPr>
        <w:i/>
        <w:color w:val="404040"/>
      </w:rPr>
      <w:pPr>
        <w:pBdr/>
        <w:spacing/>
        <w:ind/>
      </w:pPr>
      <w:tblPr>
        <w:tblBorders/>
      </w:tblPr>
      <w:tcPr>
        <w:shd w:val="clear" w:color="ffffff" w:fill="auto"/>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6">
    <w:name w:val="Grid Table 1 Light"/>
    <w:basedOn w:val="881"/>
    <w:uiPriority w:val="99"/>
    <w:pPr>
      <w:pBdr/>
      <w:spacing w:after="0" w:line="240" w:lineRule="auto"/>
      <w:ind/>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cPr>
      <w:tcBorders/>
    </w:tcPr>
    <w:tblStylePr w:type="band1Horz">
      <w:rPr>
        <w:rFonts w:ascii="Arial" w:hAnsi="Arial"/>
        <w:color w:val="404040"/>
        <w:sz w:val="22"/>
      </w:rPr>
      <w:pPr>
        <w:pBdr/>
        <w:spacing/>
        <w:ind/>
      </w:pPr>
      <w:tblPr>
        <w:tblBorders/>
      </w:tblPr>
      <w:tcPr>
        <w:tc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6a6a6a"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7">
    <w:name w:val="Grid Table 2"/>
    <w:basedOn w:val="881"/>
    <w:uiPriority w:val="99"/>
    <w:pPr>
      <w:pBdr/>
      <w:spacing w:after="0" w:line="240" w:lineRule="auto"/>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6a6a6a"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6a6a6a"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8">
    <w:name w:val="Grid Table 3"/>
    <w:basedOn w:val="881"/>
    <w:uiPriority w:val="99"/>
    <w:pPr>
      <w:pBdr/>
      <w:spacing w:after="0" w:line="240" w:lineRule="auto"/>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9">
    <w:name w:val="Grid Table 4"/>
    <w:basedOn w:val="881"/>
    <w:uiPriority w:val="59"/>
    <w:pPr>
      <w:pBdr/>
      <w:spacing w:after="0" w:line="240" w:lineRule="auto"/>
      <w:ind/>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0">
    <w:name w:val="Grid Table 5 Dark"/>
    <w:basedOn w:val="881"/>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bfbfbf" w:themeColor="text1" w:themeTint="40" w:fill="bfbfbf" w:themeFill="text1" w:themeFillTint="40"/>
    </w:tblPr>
    <w:tcPr>
      <w:tcBorders/>
    </w:tcPr>
    <w:tblStylePr w:type="band1Horz">
      <w:pPr>
        <w:pBdr/>
        <w:spacing/>
        <w:ind/>
      </w:pPr>
      <w:tblPr>
        <w:tblBorders/>
      </w:tblPr>
      <w:tcPr>
        <w:shd w:val="clear" w:color="8a8a8a" w:themeColor="text1" w:themeTint="75" w:fill="8a8a8a" w:themeFill="text1" w:themeFillTint="75"/>
        <w:tcBorders/>
      </w:tcPr>
    </w:tblStylePr>
    <w:tblStylePr w:type="band1Vert">
      <w:pPr>
        <w:pBdr/>
        <w:spacing/>
        <w:ind/>
      </w:pPr>
      <w:tblPr>
        <w:tblBorders/>
      </w:tblPr>
      <w:tcPr>
        <w:shd w:val="clear" w:color="8a8a8a"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000000" w:themeColor="text1" w:fill="000000" w:themeFill="text1"/>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rFonts w:ascii="Arial" w:hAnsi="Arial"/>
        <w:b/>
        <w:color w:val="ffffff"/>
        <w:sz w:val="22"/>
      </w:rPr>
      <w:pPr>
        <w:pBdr/>
        <w:spacing/>
        <w:ind/>
      </w:pPr>
      <w:tblPr>
        <w:tblBorders/>
      </w:tblPr>
      <w:tcPr>
        <w:shd w:val="clear" w:color="000000" w:themeColor="text1" w:fill="000000" w:themeFill="text1"/>
        <w:tcBorders/>
      </w:tcPr>
    </w:tblStylePr>
    <w:tblStylePr w:type="lastRow">
      <w:rPr>
        <w:rFonts w:ascii="Arial" w:hAnsi="Arial"/>
        <w:b/>
        <w:color w:val="ffffff"/>
        <w:sz w:val="22"/>
      </w:rPr>
      <w:pPr>
        <w:pBdr/>
        <w:spacing/>
        <w:ind/>
      </w:pPr>
      <w:tblPr>
        <w:tblBorders/>
      </w:tblPr>
      <w:tcPr>
        <w:shd w:val="clear" w:color="000000" w:themeColor="text1" w:fill="000000" w:themeFill="tex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1" w:customStyle="1">
    <w:name w:val="Grid Table 5 Dark- Accent 1"/>
    <w:basedOn w:val="881"/>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deaf6" w:themeColor="accent1" w:themeTint="34" w:fill="ddeaf6" w:themeFill="accent1" w:themeFillTint="34"/>
    </w:tblPr>
    <w:tcPr>
      <w:tcBorders/>
    </w:tcPr>
    <w:tblStylePr w:type="band1Horz">
      <w:pPr>
        <w:pBdr/>
        <w:spacing/>
        <w:ind/>
      </w:pPr>
      <w:tblPr>
        <w:tblBorders/>
      </w:tblPr>
      <w:tcPr>
        <w:shd w:val="clear" w:color="b3d0eb" w:themeColor="accent1" w:themeTint="75" w:fill="b3d0eb" w:themeFill="accent1" w:themeFillTint="75"/>
        <w:tcBorders/>
      </w:tcPr>
    </w:tblStylePr>
    <w:tblStylePr w:type="band1Vert">
      <w:pPr>
        <w:pBdr/>
        <w:spacing/>
        <w:ind/>
      </w:pPr>
      <w:tblPr>
        <w:tblBorders/>
      </w:tblPr>
      <w:tcPr>
        <w:shd w:val="clear" w:color="b3d0eb" w:themeColor="accent1" w:themeTint="75" w:fill="b3d0eb"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5b9bd5" w:themeColor="accent1" w:fill="5b9bd5" w:themeFill="accent1"/>
        <w:tcBorders/>
      </w:tcPr>
    </w:tblStylePr>
    <w:tblStylePr w:type="firstRow">
      <w:rPr>
        <w:rFonts w:ascii="Arial" w:hAnsi="Arial"/>
        <w:b/>
        <w:color w:val="ffffff"/>
        <w:sz w:val="22"/>
      </w:rPr>
      <w:pPr>
        <w:pBdr/>
        <w:spacing/>
        <w:ind/>
      </w:pPr>
      <w:tblPr>
        <w:tblBorders/>
      </w:tblPr>
      <w:tcPr>
        <w:shd w:val="clear" w:color="5b9bd5" w:themeColor="accent1" w:fill="5b9bd5" w:themeFill="accent1"/>
        <w:tcBorders/>
      </w:tcPr>
    </w:tblStylePr>
    <w:tblStylePr w:type="lastCol">
      <w:rPr>
        <w:rFonts w:ascii="Arial" w:hAnsi="Arial"/>
        <w:b/>
        <w:color w:val="ffffff"/>
        <w:sz w:val="22"/>
      </w:rPr>
      <w:pPr>
        <w:pBdr/>
        <w:spacing/>
        <w:ind/>
      </w:pPr>
      <w:tblPr>
        <w:tblBorders/>
      </w:tblPr>
      <w:tcPr>
        <w:shd w:val="clear" w:color="5b9bd5" w:themeColor="accent1" w:fill="5b9bd5" w:themeFill="accent1"/>
        <w:tcBorders/>
      </w:tcPr>
    </w:tblStylePr>
    <w:tblStylePr w:type="lastRow">
      <w:rPr>
        <w:rFonts w:ascii="Arial" w:hAnsi="Arial"/>
        <w:b/>
        <w:color w:val="ffffff"/>
        <w:sz w:val="22"/>
      </w:rPr>
      <w:pPr>
        <w:pBdr/>
        <w:spacing/>
        <w:ind/>
      </w:pPr>
      <w:tblPr>
        <w:tblBorders/>
      </w:tblPr>
      <w:tcPr>
        <w:shd w:val="clear" w:color="5b9bd5" w:themeColor="accent1" w:fill="5b9bd5" w:themeFill="accen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2" w:customStyle="1">
    <w:name w:val="Grid Table 5 Dark- Accent 4"/>
    <w:basedOn w:val="881"/>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ff2cb" w:themeColor="accent4" w:themeTint="34" w:fill="fff2cb" w:themeFill="accent4" w:themeFillTint="34"/>
    </w:tblPr>
    <w:tcPr>
      <w:tcBorders/>
    </w:tcPr>
    <w:tblStylePr w:type="band1Horz">
      <w:pPr>
        <w:pBdr/>
        <w:spacing/>
        <w:ind/>
      </w:pPr>
      <w:tblPr>
        <w:tblBorders/>
      </w:tblPr>
      <w:tcPr>
        <w:shd w:val="clear" w:color="ffe28a" w:themeColor="accent4" w:themeTint="75" w:fill="ffe28a" w:themeFill="accent4" w:themeFillTint="75"/>
        <w:tcBorders/>
      </w:tcPr>
    </w:tblStylePr>
    <w:tblStylePr w:type="band1Vert">
      <w:pPr>
        <w:pBdr/>
        <w:spacing/>
        <w:ind/>
      </w:pPr>
      <w:tblPr>
        <w:tblBorders/>
      </w:tblPr>
      <w:tcPr>
        <w:shd w:val="clear" w:color="ffe28a"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c000" w:themeColor="accent4" w:fill="ffc000" w:themeFill="accent4"/>
        <w:tcBorders/>
      </w:tcPr>
    </w:tblStylePr>
    <w:tblStylePr w:type="firstRow">
      <w:rPr>
        <w:rFonts w:ascii="Arial" w:hAnsi="Arial"/>
        <w:b/>
        <w:color w:val="ffffff"/>
        <w:sz w:val="22"/>
      </w:rPr>
      <w:pPr>
        <w:pBdr/>
        <w:spacing/>
        <w:ind/>
      </w:pPr>
      <w:tblPr>
        <w:tblBorders/>
      </w:tblPr>
      <w:tcPr>
        <w:shd w:val="clear" w:color="ffc000" w:themeColor="accent4" w:fill="ffc000" w:themeFill="accent4"/>
        <w:tcBorders/>
      </w:tcPr>
    </w:tblStylePr>
    <w:tblStylePr w:type="lastCol">
      <w:rPr>
        <w:rFonts w:ascii="Arial" w:hAnsi="Arial"/>
        <w:b/>
        <w:color w:val="ffffff"/>
        <w:sz w:val="22"/>
      </w:rPr>
      <w:pPr>
        <w:pBdr/>
        <w:spacing/>
        <w:ind/>
      </w:pPr>
      <w:tblPr>
        <w:tblBorders/>
      </w:tblPr>
      <w:tcPr>
        <w:shd w:val="clear" w:color="ffc000" w:themeColor="accent4" w:fill="ffc000" w:themeFill="accent4"/>
        <w:tcBorders/>
      </w:tcPr>
    </w:tblStylePr>
    <w:tblStylePr w:type="lastRow">
      <w:rPr>
        <w:rFonts w:ascii="Arial" w:hAnsi="Arial"/>
        <w:b/>
        <w:color w:val="ffffff"/>
        <w:sz w:val="22"/>
      </w:rPr>
      <w:pPr>
        <w:pBdr/>
        <w:spacing/>
        <w:ind/>
      </w:pPr>
      <w:tblPr>
        <w:tblBorders/>
      </w:tblPr>
      <w:tcPr>
        <w:shd w:val="clear" w:color="ffc000" w:themeColor="accent4" w:fill="ffc000" w:themeFill="accent4"/>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3">
    <w:name w:val="Grid Table 6 Colorful"/>
    <w:basedOn w:val="881"/>
    <w:uiPriority w:val="99"/>
    <w:pPr>
      <w:pBdr/>
      <w:spacing w:after="0" w:line="240" w:lineRule="auto"/>
      <w:ind/>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cbcbcb" w:themeColor="text1" w:themeTint="34" w:fill="cbcbcb" w:themeFill="text1" w:themeFillTint="34"/>
        <w:tcBorders/>
      </w:tcPr>
    </w:tblStylePr>
    <w:tblStylePr w:type="band1Vert">
      <w:pPr>
        <w:pBdr/>
        <w:spacing/>
        <w:ind/>
      </w:pPr>
      <w:tblPr>
        <w:tblBorders/>
      </w:tblPr>
      <w:tcPr>
        <w:shd w:val="clear" w:color="cbcbcb" w:themeColor="text1" w:themeTint="34" w:fill="cbcbcb" w:themeFill="text1" w:themeFillTint="34"/>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f7f7f" w:themeColor="text1" w:themeTint="80" w:themeShade="95"/>
      </w:rPr>
      <w:pPr>
        <w:pBdr/>
        <w:spacing/>
        <w:ind/>
      </w:pPr>
      <w:tblPr>
        <w:tblBorders/>
      </w:tblPr>
      <w:tcPr>
        <w:tcBorders/>
      </w:tcPr>
    </w:tblStylePr>
    <w:tblStylePr w:type="firstRow">
      <w:rPr>
        <w:b/>
        <w:color w:val="7f7f7f" w:themeColor="text1" w:themeTint="80" w:themeShade="95"/>
      </w:rPr>
      <w:pPr>
        <w:pBdr/>
        <w:spacing/>
        <w:ind/>
      </w:pPr>
      <w:tblPr>
        <w:tblBorders/>
      </w:tblPr>
      <w:tcPr>
        <w:tcBorders>
          <w:bottom w:val="single" w:color="7f7f7f" w:themeColor="text1" w:themeTint="80" w:sz="12" w:space="0"/>
        </w:tcBorders>
      </w:tcPr>
    </w:tblStylePr>
    <w:tblStylePr w:type="lastCol">
      <w:rPr>
        <w:b/>
        <w:color w:val="7f7f7f" w:themeColor="text1" w:themeTint="80" w:themeShade="95"/>
      </w:rPr>
      <w:pPr>
        <w:pBdr/>
        <w:spacing/>
        <w:ind/>
      </w:pPr>
      <w:tblPr>
        <w:tblBorders/>
      </w:tblPr>
      <w:tcPr>
        <w:tcBorders/>
      </w:tcPr>
    </w:tblStylePr>
    <w:tblStylePr w:type="lastRow">
      <w:rPr>
        <w:b/>
        <w:color w:val="7f7f7f"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4">
    <w:name w:val="Grid Table 7 Colorful"/>
    <w:basedOn w:val="881"/>
    <w:uiPriority w:val="99"/>
    <w:pPr>
      <w:pBdr/>
      <w:spacing w:after="0" w:line="240" w:lineRule="auto"/>
      <w:ind/>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f2f2f2" w:themeColor="text1" w:themeTint="0D" w:fill="f2f2f2" w:themeFill="text1" w:themeFillTint="0D"/>
        <w:tcBorders/>
      </w:tcPr>
    </w:tblStylePr>
    <w:tblStylePr w:type="band1Vert">
      <w:pPr>
        <w:pBdr/>
        <w:spacing/>
        <w:ind/>
      </w:pPr>
      <w:tblPr>
        <w:tblBorders/>
      </w:tblPr>
      <w:tcPr>
        <w:shd w:val="clear" w:color="f2f2f2" w:themeColor="text1" w:themeTint="0D" w:fill="f2f2f2" w:themeFill="text1" w:themeFillTint="0D"/>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f7f7f" w:themeColor="text1" w:themeTint="80"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7f7f7f" w:themeColor="text1" w:themeTint="80" w:sz="4" w:space="0"/>
        </w:tcBorders>
      </w:tcPr>
    </w:tblStylePr>
    <w:tblStylePr w:type="firstRow">
      <w:rPr>
        <w:rFonts w:ascii="Arial" w:hAnsi="Arial"/>
        <w:b/>
        <w:color w:val="7f7f7f"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7f7f7f" w:themeColor="text1" w:themeTint="80" w:sz="4" w:space="0"/>
          <w:right w:val="none" w:color="000000" w:sz="4" w:space="0"/>
        </w:tcBorders>
      </w:tcPr>
    </w:tblStylePr>
    <w:tblStylePr w:type="lastCol">
      <w:rPr>
        <w:rFonts w:ascii="Arial" w:hAnsi="Arial"/>
        <w:i/>
        <w:color w:val="7f7f7f" w:themeColor="text1" w:themeTint="80" w:themeShade="95"/>
        <w:sz w:val="22"/>
      </w:rPr>
      <w:pPr>
        <w:pBdr/>
        <w:spacing/>
        <w:ind/>
      </w:pPr>
      <w:tblPr>
        <w:tblBorders/>
      </w:tblPr>
      <w:tcPr>
        <w:shd w:val="clear" w:color="ffffff" w:fill="auto"/>
        <w:tcBorders>
          <w:top w:val="none" w:color="000000" w:sz="4" w:space="0"/>
          <w:left w:val="single" w:color="7f7f7f" w:themeColor="text1" w:themeTint="80" w:sz="4" w:space="0"/>
          <w:bottom w:val="none" w:color="000000" w:sz="4" w:space="0"/>
          <w:right w:val="none" w:color="000000" w:sz="4" w:space="0"/>
        </w:tcBorders>
      </w:tcPr>
    </w:tblStylePr>
    <w:tblStylePr w:type="lastRow">
      <w:rPr>
        <w:rFonts w:ascii="Arial" w:hAnsi="Arial"/>
        <w:b/>
        <w:color w:val="7f7f7f" w:themeColor="text1" w:themeTint="80" w:themeShade="95"/>
        <w:sz w:val="22"/>
      </w:rPr>
      <w:pPr>
        <w:pBdr/>
        <w:spacing/>
        <w:ind/>
      </w:pPr>
      <w:tblPr>
        <w:tblBorders/>
      </w:tblPr>
      <w:tcPr>
        <w:shd w:val="clear" w:color="ffffff" w:themeColor="light1" w:fill="ffffff" w:themeFill="light1"/>
        <w:tcBorders>
          <w:top w:val="single" w:color="7f7f7f"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5">
    <w:name w:val="List Table 1 Light"/>
    <w:basedOn w:val="881"/>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6">
    <w:name w:val="List Table 2"/>
    <w:basedOn w:val="881"/>
    <w:uiPriority w:val="99"/>
    <w:pPr>
      <w:pBdr/>
      <w:spacing w:after="0" w:line="240" w:lineRule="auto"/>
      <w:ind/>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cPr>
      <w:tcBorders/>
    </w:tcPr>
    <w:tblStylePr w:type="band1Horz">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7">
    <w:name w:val="List Table 3"/>
    <w:basedOn w:val="881"/>
    <w:uiPriority w:val="99"/>
    <w:pPr>
      <w:pBdr/>
      <w:spacing w:after="0" w:line="240" w:lineRule="auto"/>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8">
    <w:name w:val="List Table 4"/>
    <w:basedOn w:val="881"/>
    <w:uiPriority w:val="99"/>
    <w:pPr>
      <w:pBdr/>
      <w:spacing w:after="0" w:line="240" w:lineRule="auto"/>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9">
    <w:name w:val="List Table 5 Dark"/>
    <w:basedOn w:val="881"/>
    <w:uiPriority w:val="99"/>
    <w:pPr>
      <w:pBdr/>
      <w:spacing w:after="0" w:line="240" w:lineRule="auto"/>
      <w:ind/>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shd w:val="clear" w:color="7f7f7f" w:themeColor="text1" w:themeTint="80" w:fill="7f7f7f" w:themeFill="text1" w:themeFillTint="80"/>
    </w:tblPr>
    <w:tcPr>
      <w:tcBorders/>
    </w:tcPr>
    <w:tblStylePr w:type="band1Horz">
      <w:pPr>
        <w:pBdr/>
        <w:spacing/>
        <w:ind/>
      </w:pPr>
      <w:tblPr>
        <w:tblBorders/>
      </w:tblPr>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1Vert">
      <w:pPr>
        <w:pBdr/>
        <w:spacing/>
        <w:ind/>
      </w:pPr>
      <w:tblPr>
        <w:tblBorders/>
      </w:tblPr>
      <w:tcPr>
        <w:shd w:val="clear" w:color="7f7f7f" w:themeColor="text1" w:themeTint="80" w:fill="7f7f7f" w:themeFill="text1" w:themeFillTint="80"/>
        <w:tcBorders>
          <w:left w:val="single" w:color="ffffff" w:themeColor="light1" w:sz="4" w:space="0"/>
          <w:right w:val="single" w:color="ffffff" w:themeColor="light1" w:sz="4" w:space="0"/>
        </w:tcBorders>
      </w:tcPr>
    </w:tblStylePr>
    <w:tblStylePr w:type="band2Horz">
      <w:pPr>
        <w:pBdr/>
        <w:spacing/>
        <w:ind/>
      </w:pPr>
      <w:tblPr>
        <w:tblBorders/>
      </w:tblPr>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7f7f7f" w:themeColor="text1" w:themeTint="80"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7f7f7f" w:themeColor="text1" w:themeTint="80" w:fill="7f7f7f" w:themeFill="text1" w:themeFillTint="80"/>
        <w:tcBorders>
          <w:top w:val="single" w:color="7f7f7f" w:themeColor="text1" w:themeTint="80"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7f7f7f"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0">
    <w:name w:val="List Table 6 Colorful"/>
    <w:basedOn w:val="881"/>
    <w:uiPriority w:val="99"/>
    <w:pPr>
      <w:pBdr/>
      <w:spacing w:after="0" w:line="240" w:lineRule="auto"/>
      <w:ind/>
    </w:pPr>
    <w:tblPr>
      <w:tblStyleRowBandSize w:val="1"/>
      <w:tblStyleColBandSize w:val="1"/>
      <w:tblBorders>
        <w:top w:val="single" w:color="7f7f7f" w:themeColor="text1" w:themeTint="80" w:sz="4" w:space="0"/>
        <w:bottom w:val="single" w:color="7f7f7f" w:themeColor="text1" w:themeTint="80" w:sz="4" w:space="0"/>
      </w:tblBorders>
    </w:tblPr>
    <w:tcPr>
      <w:tcBorders/>
    </w:tcPr>
    <w:tblStylePr w:type="band1Horz">
      <w:rPr>
        <w:rFonts w:ascii="Arial" w:hAnsi="Arial"/>
        <w:color w:val="000000" w:themeColor="text1"/>
        <w:sz w:val="22"/>
      </w:rPr>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rPr>
        <w:rFonts w:ascii="Arial" w:hAnsi="Arial"/>
        <w:color w:val="00000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7f7f7f"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7f7f7f"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1">
    <w:name w:val="List Table 7 Colorful"/>
    <w:basedOn w:val="881"/>
    <w:uiPriority w:val="99"/>
    <w:pPr>
      <w:pBdr/>
      <w:spacing w:after="0" w:line="240" w:lineRule="auto"/>
      <w:ind/>
    </w:pPr>
    <w:tblPr>
      <w:tblStyleRowBandSize w:val="1"/>
      <w:tblStyleColBandSize w:val="1"/>
      <w:tblBorders>
        <w:right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f7f7f" w:themeColor="text1" w:themeTint="80"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7f7f7f" w:themeColor="text1" w:themeTint="80" w:sz="4" w:space="0"/>
        </w:tcBorders>
      </w:tcPr>
    </w:tblStylePr>
    <w:tblStylePr w:type="firstRow">
      <w:rPr>
        <w:rFonts w:ascii="Arial" w:hAnsi="Arial"/>
        <w:i/>
        <w:color w:val="7f7f7f"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7f7f7f" w:themeColor="text1" w:themeTint="80" w:sz="4" w:space="0"/>
          <w:right w:val="none" w:color="000000" w:sz="4" w:space="0"/>
        </w:tcBorders>
      </w:tcPr>
    </w:tblStylePr>
    <w:tblStylePr w:type="lastCol">
      <w:rPr>
        <w:rFonts w:ascii="Arial" w:hAnsi="Arial"/>
        <w:i/>
        <w:color w:val="7f7f7f" w:themeColor="text1" w:themeTint="80" w:themeShade="95"/>
        <w:sz w:val="22"/>
      </w:rPr>
      <w:pPr>
        <w:pBdr/>
        <w:spacing/>
        <w:ind/>
      </w:pPr>
      <w:tblPr>
        <w:tblBorders/>
      </w:tblPr>
      <w:tcPr>
        <w:shd w:val="clear" w:color="ffffff" w:fill="auto"/>
        <w:tcBorders>
          <w:top w:val="none" w:color="000000" w:sz="4" w:space="0"/>
          <w:left w:val="single" w:color="7f7f7f" w:themeColor="text1" w:themeTint="80" w:sz="4" w:space="0"/>
          <w:bottom w:val="none" w:color="000000" w:sz="4" w:space="0"/>
          <w:right w:val="none" w:color="000000" w:sz="4" w:space="0"/>
        </w:tcBorders>
      </w:tcPr>
    </w:tblStylePr>
    <w:tblStylePr w:type="lastRow">
      <w:rPr>
        <w:rFonts w:ascii="Arial" w:hAnsi="Arial"/>
        <w:i/>
        <w:color w:val="7f7f7f" w:themeColor="text1" w:themeTint="80" w:themeShade="95"/>
        <w:sz w:val="22"/>
      </w:rPr>
      <w:pPr>
        <w:pBdr/>
        <w:spacing/>
        <w:ind/>
      </w:pPr>
      <w:tblPr>
        <w:tblBorders/>
      </w:tblPr>
      <w:tcPr>
        <w:shd w:val="clear" w:color="ffffff" w:themeColor="light1" w:fill="ffffff" w:themeFill="light1"/>
        <w:tcBorders>
          <w:top w:val="single" w:color="7f7f7f"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2" w:customStyle="1">
    <w:name w:val="Lined - Accent"/>
    <w:basedOn w:val="881"/>
    <w:uiPriority w:val="99"/>
    <w:pPr>
      <w:pBdr/>
      <w:spacing w:after="0" w:line="240" w:lineRule="auto"/>
      <w:ind/>
    </w:pPr>
    <w:rPr>
      <w:color w:val="404040"/>
      <w:sz w:val="20"/>
      <w:szCs w:val="20"/>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3" w:customStyle="1">
    <w:name w:val="Lined - Accent 1"/>
    <w:basedOn w:val="881"/>
    <w:uiPriority w:val="99"/>
    <w:pPr>
      <w:pBdr/>
      <w:spacing w:after="0" w:line="240" w:lineRule="auto"/>
      <w:ind/>
    </w:pPr>
    <w:rPr>
      <w:color w:val="404040"/>
      <w:sz w:val="20"/>
      <w:szCs w:val="20"/>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cbdff1" w:themeColor="accent1" w:themeTint="50" w:fill="cbdff1" w:themeFill="accent1" w:themeFillTint="50"/>
        <w:tcBorders/>
      </w:tcPr>
    </w:tblStylePr>
    <w:tblStylePr w:type="band2Vert">
      <w:rPr>
        <w:rFonts w:ascii="Arial" w:hAnsi="Arial"/>
        <w:color w:val="404040"/>
        <w:sz w:val="22"/>
      </w:rPr>
      <w:pPr>
        <w:pBdr/>
        <w:spacing/>
        <w:ind/>
      </w:pPr>
      <w:tblPr>
        <w:tblBorders/>
      </w:tblPr>
      <w:tcPr>
        <w:shd w:val="clear" w:color="cbdff1" w:themeColor="accent1" w:themeTint="50" w:fill="cbdff1" w:themeFill="accent1" w:themeFillTint="50"/>
        <w:tcBorders/>
      </w:tcPr>
    </w:tblStylePr>
    <w:tblStylePr w:type="firstCol">
      <w:rPr>
        <w:rFonts w:ascii="Arial" w:hAnsi="Arial"/>
        <w:color w:val="f2f2f2"/>
        <w:sz w:val="22"/>
      </w:rPr>
      <w:pPr>
        <w:pBdr/>
        <w:spacing/>
        <w:ind/>
      </w:pPr>
      <w:tblPr>
        <w:tblBorders/>
      </w:tblPr>
      <w:tcPr>
        <w:shd w:val="clear" w:color="68a2d8" w:themeColor="accent1" w:themeTint="EA" w:fill="68a2d8" w:themeFill="accent1" w:themeFillTint="EA"/>
        <w:tcBorders/>
      </w:tcPr>
    </w:tblStylePr>
    <w:tblStylePr w:type="firstRow">
      <w:rPr>
        <w:rFonts w:ascii="Arial" w:hAnsi="Arial"/>
        <w:color w:val="f2f2f2"/>
        <w:sz w:val="22"/>
      </w:rPr>
      <w:pPr>
        <w:pBdr/>
        <w:spacing/>
        <w:ind/>
      </w:pPr>
      <w:tblPr>
        <w:tblBorders/>
      </w:tblPr>
      <w:tcPr>
        <w:shd w:val="clear" w:color="68a2d8" w:themeColor="accent1" w:themeTint="EA" w:fill="68a2d8" w:themeFill="accent1" w:themeFillTint="EA"/>
        <w:tcBorders/>
      </w:tcPr>
    </w:tblStylePr>
    <w:tblStylePr w:type="lastCol">
      <w:rPr>
        <w:rFonts w:ascii="Arial" w:hAnsi="Arial"/>
        <w:color w:val="f2f2f2"/>
        <w:sz w:val="22"/>
      </w:rPr>
      <w:pPr>
        <w:pBdr/>
        <w:spacing/>
        <w:ind/>
      </w:pPr>
      <w:tblPr>
        <w:tblBorders/>
      </w:tblPr>
      <w:tcPr>
        <w:shd w:val="clear" w:color="68a2d8" w:themeColor="accent1" w:themeTint="EA" w:fill="68a2d8" w:themeFill="accent1" w:themeFillTint="EA"/>
        <w:tcBorders/>
      </w:tcPr>
    </w:tblStylePr>
    <w:tblStylePr w:type="lastRow">
      <w:rPr>
        <w:rFonts w:ascii="Arial" w:hAnsi="Arial"/>
        <w:color w:val="f2f2f2"/>
        <w:sz w:val="22"/>
      </w:rPr>
      <w:pPr>
        <w:pBdr/>
        <w:spacing/>
        <w:ind/>
      </w:pPr>
      <w:tblPr>
        <w:tblBorders/>
      </w:tblPr>
      <w:tcPr>
        <w:shd w:val="clear" w:color="68a2d8" w:themeColor="accent1" w:themeTint="EA" w:fill="68a2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4" w:customStyle="1">
    <w:name w:val="Lined - Accent 2"/>
    <w:basedOn w:val="881"/>
    <w:uiPriority w:val="99"/>
    <w:pPr>
      <w:pBdr/>
      <w:spacing w:after="0" w:line="240" w:lineRule="auto"/>
      <w:ind/>
    </w:pPr>
    <w:rPr>
      <w:color w:val="404040"/>
      <w:sz w:val="20"/>
      <w:szCs w:val="20"/>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fir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5" w:customStyle="1">
    <w:name w:val="Lined - Accent 3"/>
    <w:basedOn w:val="881"/>
    <w:uiPriority w:val="99"/>
    <w:pPr>
      <w:pBdr/>
      <w:spacing w:after="0" w:line="240" w:lineRule="auto"/>
      <w:ind/>
    </w:pPr>
    <w:rPr>
      <w:color w:val="404040"/>
      <w:sz w:val="20"/>
      <w:szCs w:val="20"/>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fir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6" w:customStyle="1">
    <w:name w:val="Lined - Accent 4"/>
    <w:basedOn w:val="881"/>
    <w:uiPriority w:val="99"/>
    <w:pPr>
      <w:pBdr/>
      <w:spacing w:after="0" w:line="240" w:lineRule="auto"/>
      <w:ind/>
    </w:pPr>
    <w:rPr>
      <w:color w:val="404040"/>
      <w:sz w:val="20"/>
      <w:szCs w:val="20"/>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fir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7" w:customStyle="1">
    <w:name w:val="Lined - Accent 5"/>
    <w:basedOn w:val="881"/>
    <w:uiPriority w:val="99"/>
    <w:pPr>
      <w:pBdr/>
      <w:spacing w:after="0" w:line="240" w:lineRule="auto"/>
      <w:ind/>
    </w:pPr>
    <w:rPr>
      <w:color w:val="404040"/>
      <w:sz w:val="20"/>
      <w:szCs w:val="20"/>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band2Vert">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firstCol">
      <w:rPr>
        <w:rFonts w:ascii="Arial" w:hAnsi="Arial"/>
        <w:color w:val="f2f2f2"/>
        <w:sz w:val="22"/>
      </w:rPr>
      <w:pPr>
        <w:pBdr/>
        <w:spacing/>
        <w:ind/>
      </w:pPr>
      <w:tblPr>
        <w:tblBorders/>
      </w:tblPr>
      <w:tcPr>
        <w:shd w:val="clear" w:color="4472c4" w:themeColor="accent5" w:fill="4472c4" w:themeFill="accent5"/>
        <w:tcBorders/>
      </w:tcPr>
    </w:tblStylePr>
    <w:tblStylePr w:type="firstRow">
      <w:rPr>
        <w:rFonts w:ascii="Arial" w:hAnsi="Arial"/>
        <w:color w:val="f2f2f2"/>
        <w:sz w:val="22"/>
      </w:rPr>
      <w:pPr>
        <w:pBdr/>
        <w:spacing/>
        <w:ind/>
      </w:pPr>
      <w:tblPr>
        <w:tblBorders/>
      </w:tblPr>
      <w:tcPr>
        <w:shd w:val="clear" w:color="4472c4" w:themeColor="accent5" w:fill="4472c4" w:themeFill="accent5"/>
        <w:tcBorders/>
      </w:tcPr>
    </w:tblStylePr>
    <w:tblStylePr w:type="lastCol">
      <w:rPr>
        <w:rFonts w:ascii="Arial" w:hAnsi="Arial"/>
        <w:color w:val="f2f2f2"/>
        <w:sz w:val="22"/>
      </w:rPr>
      <w:pPr>
        <w:pBdr/>
        <w:spacing/>
        <w:ind/>
      </w:pPr>
      <w:tblPr>
        <w:tblBorders/>
      </w:tblPr>
      <w:tcPr>
        <w:shd w:val="clear" w:color="4472c4" w:themeColor="accent5" w:fill="4472c4" w:themeFill="accent5"/>
        <w:tcBorders/>
      </w:tcPr>
    </w:tblStylePr>
    <w:tblStylePr w:type="lastRow">
      <w:rPr>
        <w:rFonts w:ascii="Arial" w:hAnsi="Arial"/>
        <w:color w:val="f2f2f2"/>
        <w:sz w:val="22"/>
      </w:rPr>
      <w:pPr>
        <w:pBdr/>
        <w:spacing/>
        <w:ind/>
      </w:pPr>
      <w:tblPr>
        <w:tblBorders/>
      </w:tblPr>
      <w:tcPr>
        <w:shd w:val="clear" w:color="4472c4"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8" w:customStyle="1">
    <w:name w:val="Lined - Accent 6"/>
    <w:basedOn w:val="881"/>
    <w:uiPriority w:val="99"/>
    <w:pPr>
      <w:pBdr/>
      <w:spacing w:after="0" w:line="240" w:lineRule="auto"/>
      <w:ind/>
    </w:pPr>
    <w:rPr>
      <w:color w:val="404040"/>
      <w:sz w:val="20"/>
      <w:szCs w:val="20"/>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firstCol">
      <w:rPr>
        <w:rFonts w:ascii="Arial" w:hAnsi="Arial"/>
        <w:color w:val="f2f2f2"/>
        <w:sz w:val="22"/>
      </w:rPr>
      <w:pPr>
        <w:pBdr/>
        <w:spacing/>
        <w:ind/>
      </w:pPr>
      <w:tblPr>
        <w:tblBorders/>
      </w:tblPr>
      <w:tcPr>
        <w:shd w:val="clear" w:color="70ad47" w:themeColor="accent6" w:fill="70ad47" w:themeFill="accent6"/>
        <w:tcBorders/>
      </w:tcPr>
    </w:tblStylePr>
    <w:tblStylePr w:type="firstRow">
      <w:rPr>
        <w:rFonts w:ascii="Arial" w:hAnsi="Arial"/>
        <w:color w:val="f2f2f2"/>
        <w:sz w:val="22"/>
      </w:rPr>
      <w:pPr>
        <w:pBdr/>
        <w:spacing/>
        <w:ind/>
      </w:pPr>
      <w:tblPr>
        <w:tblBorders/>
      </w:tblPr>
      <w:tcPr>
        <w:shd w:val="clear" w:color="70ad47" w:themeColor="accent6" w:fill="70ad47" w:themeFill="accent6"/>
        <w:tcBorders/>
      </w:tcPr>
    </w:tblStylePr>
    <w:tblStylePr w:type="lastCol">
      <w:rPr>
        <w:rFonts w:ascii="Arial" w:hAnsi="Arial"/>
        <w:color w:val="f2f2f2"/>
        <w:sz w:val="22"/>
      </w:rPr>
      <w:pPr>
        <w:pBdr/>
        <w:spacing/>
        <w:ind/>
      </w:pPr>
      <w:tblPr>
        <w:tblBorders/>
      </w:tblPr>
      <w:tcPr>
        <w:shd w:val="clear" w:color="70ad47" w:themeColor="accent6" w:fill="70ad47" w:themeFill="accent6"/>
        <w:tcBorders/>
      </w:tcPr>
    </w:tblStylePr>
    <w:tblStylePr w:type="lastRow">
      <w:rPr>
        <w:rFonts w:ascii="Arial" w:hAnsi="Arial"/>
        <w:color w:val="f2f2f2"/>
        <w:sz w:val="22"/>
      </w:rPr>
      <w:pPr>
        <w:pBdr/>
        <w:spacing/>
        <w:ind/>
      </w:pPr>
      <w:tblPr>
        <w:tblBorders/>
      </w:tblPr>
      <w:tcPr>
        <w:shd w:val="clear" w:color="70ad47"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9" w:customStyle="1">
    <w:name w:val="Bordered &amp; Lined - Accent"/>
    <w:basedOn w:val="881"/>
    <w:uiPriority w:val="99"/>
    <w:pPr>
      <w:pBdr/>
      <w:spacing w:after="0" w:line="240" w:lineRule="auto"/>
      <w:ind/>
    </w:pPr>
    <w:rPr>
      <w:color w:val="404040"/>
      <w:sz w:val="20"/>
      <w:szCs w:val="20"/>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0" w:customStyle="1">
    <w:name w:val="Bordered &amp; Lined - Accent 1"/>
    <w:basedOn w:val="881"/>
    <w:uiPriority w:val="99"/>
    <w:pPr>
      <w:pBdr/>
      <w:spacing w:after="0" w:line="240" w:lineRule="auto"/>
      <w:ind/>
    </w:pPr>
    <w:rPr>
      <w:color w:val="404040"/>
      <w:sz w:val="20"/>
      <w:szCs w:val="20"/>
    </w:rPr>
    <w:tblPr>
      <w:tblStyleRowBandSize w:val="1"/>
      <w:tblStyleColBandSize w:val="1"/>
      <w:tblBorders>
        <w:top w:val="single" w:color="245a8d" w:themeColor="accent1" w:themeShade="95" w:sz="4" w:space="0"/>
        <w:left w:val="single" w:color="245a8d" w:themeColor="accent1" w:themeShade="95" w:sz="4" w:space="0"/>
        <w:bottom w:val="single" w:color="245a8d" w:themeColor="accent1" w:themeShade="95" w:sz="4" w:space="0"/>
        <w:right w:val="single" w:color="245a8d" w:themeColor="accent1" w:themeShade="95" w:sz="4" w:space="0"/>
        <w:insideH w:val="single" w:color="245a8d" w:themeColor="accent1" w:themeShade="95" w:sz="4" w:space="0"/>
        <w:insideV w:val="single" w:color="245a8d"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cbdff1" w:themeColor="accent1" w:themeTint="50" w:fill="cbdff1" w:themeFill="accent1" w:themeFillTint="50"/>
        <w:tcBorders/>
      </w:tcPr>
    </w:tblStylePr>
    <w:tblStylePr w:type="band2Vert">
      <w:rPr>
        <w:rFonts w:ascii="Arial" w:hAnsi="Arial"/>
        <w:color w:val="404040"/>
        <w:sz w:val="22"/>
      </w:rPr>
      <w:pPr>
        <w:pBdr/>
        <w:spacing/>
        <w:ind/>
      </w:pPr>
      <w:tblPr>
        <w:tblBorders/>
      </w:tblPr>
      <w:tcPr>
        <w:shd w:val="clear" w:color="cbdff1" w:themeColor="accent1" w:themeTint="50" w:fill="cbdff1" w:themeFill="accent1" w:themeFillTint="50"/>
        <w:tcBorders/>
      </w:tcPr>
    </w:tblStylePr>
    <w:tblStylePr w:type="firstCol">
      <w:rPr>
        <w:rFonts w:ascii="Arial" w:hAnsi="Arial"/>
        <w:color w:val="f2f2f2"/>
        <w:sz w:val="22"/>
      </w:rPr>
      <w:pPr>
        <w:pBdr/>
        <w:spacing/>
        <w:ind/>
      </w:pPr>
      <w:tblPr>
        <w:tblBorders/>
      </w:tblPr>
      <w:tcPr>
        <w:shd w:val="clear" w:color="68a2d8" w:themeColor="accent1" w:themeTint="EA" w:fill="68a2d8" w:themeFill="accent1" w:themeFillTint="EA"/>
        <w:tcBorders/>
      </w:tcPr>
    </w:tblStylePr>
    <w:tblStylePr w:type="firstRow">
      <w:rPr>
        <w:rFonts w:ascii="Arial" w:hAnsi="Arial"/>
        <w:color w:val="f2f2f2"/>
        <w:sz w:val="22"/>
      </w:rPr>
      <w:pPr>
        <w:pBdr/>
        <w:spacing/>
        <w:ind/>
      </w:pPr>
      <w:tblPr>
        <w:tblBorders/>
      </w:tblPr>
      <w:tcPr>
        <w:shd w:val="clear" w:color="68a2d8" w:themeColor="accent1" w:themeTint="EA" w:fill="68a2d8" w:themeFill="accent1" w:themeFillTint="EA"/>
        <w:tcBorders/>
      </w:tcPr>
    </w:tblStylePr>
    <w:tblStylePr w:type="lastCol">
      <w:rPr>
        <w:rFonts w:ascii="Arial" w:hAnsi="Arial"/>
        <w:color w:val="f2f2f2"/>
        <w:sz w:val="22"/>
      </w:rPr>
      <w:pPr>
        <w:pBdr/>
        <w:spacing/>
        <w:ind/>
      </w:pPr>
      <w:tblPr>
        <w:tblBorders/>
      </w:tblPr>
      <w:tcPr>
        <w:shd w:val="clear" w:color="68a2d8" w:themeColor="accent1" w:themeTint="EA" w:fill="68a2d8" w:themeFill="accent1" w:themeFillTint="EA"/>
        <w:tcBorders/>
      </w:tcPr>
    </w:tblStylePr>
    <w:tblStylePr w:type="lastRow">
      <w:rPr>
        <w:rFonts w:ascii="Arial" w:hAnsi="Arial"/>
        <w:color w:val="f2f2f2"/>
        <w:sz w:val="22"/>
      </w:rPr>
      <w:pPr>
        <w:pBdr/>
        <w:spacing/>
        <w:ind/>
      </w:pPr>
      <w:tblPr>
        <w:tblBorders/>
      </w:tblPr>
      <w:tcPr>
        <w:shd w:val="clear" w:color="68a2d8" w:themeColor="accent1" w:themeTint="EA" w:fill="68a2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1" w:customStyle="1">
    <w:name w:val="Bordered &amp; Lined - Accent 2"/>
    <w:basedOn w:val="881"/>
    <w:uiPriority w:val="99"/>
    <w:pPr>
      <w:pBdr/>
      <w:spacing w:after="0" w:line="240" w:lineRule="auto"/>
      <w:ind/>
    </w:pPr>
    <w:rPr>
      <w:color w:val="404040"/>
      <w:sz w:val="20"/>
      <w:szCs w:val="20"/>
    </w:rPr>
    <w:tblPr>
      <w:tblStyleRowBandSize w:val="1"/>
      <w:tblStyleColBandSize w:val="1"/>
      <w:tblBorders>
        <w:top w:val="single" w:color="99460d" w:themeColor="accent2" w:themeShade="95" w:sz="4" w:space="0"/>
        <w:left w:val="single" w:color="99460d" w:themeColor="accent2" w:themeShade="95" w:sz="4" w:space="0"/>
        <w:bottom w:val="single" w:color="99460d" w:themeColor="accent2" w:themeShade="95" w:sz="4" w:space="0"/>
        <w:right w:val="single" w:color="99460d" w:themeColor="accent2" w:themeShade="95" w:sz="4" w:space="0"/>
        <w:insideH w:val="single" w:color="99460d" w:themeColor="accent2" w:themeShade="95" w:sz="4" w:space="0"/>
        <w:insideV w:val="single" w:color="99460d"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fir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2" w:customStyle="1">
    <w:name w:val="Bordered &amp; Lined - Accent 3"/>
    <w:basedOn w:val="881"/>
    <w:uiPriority w:val="99"/>
    <w:pPr>
      <w:pBdr/>
      <w:spacing w:after="0" w:line="240" w:lineRule="auto"/>
      <w:ind/>
    </w:pPr>
    <w:rPr>
      <w:color w:val="404040"/>
      <w:sz w:val="20"/>
      <w:szCs w:val="20"/>
    </w:rPr>
    <w:tblPr>
      <w:tblStyleRowBandSize w:val="1"/>
      <w:tblStyleColBandSize w:val="1"/>
      <w:tblBorders>
        <w:top w:val="single" w:color="606060" w:themeColor="accent3" w:themeShade="95" w:sz="4" w:space="0"/>
        <w:left w:val="single" w:color="606060" w:themeColor="accent3" w:themeShade="95" w:sz="4" w:space="0"/>
        <w:bottom w:val="single" w:color="606060" w:themeColor="accent3" w:themeShade="95" w:sz="4" w:space="0"/>
        <w:right w:val="single" w:color="606060" w:themeColor="accent3" w:themeShade="95" w:sz="4" w:space="0"/>
        <w:insideH w:val="single" w:color="606060" w:themeColor="accent3" w:themeShade="95" w:sz="4" w:space="0"/>
        <w:insideV w:val="single" w:color="60606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fir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3" w:customStyle="1">
    <w:name w:val="Bordered &amp; Lined - Accent 4"/>
    <w:basedOn w:val="881"/>
    <w:uiPriority w:val="99"/>
    <w:pPr>
      <w:pBdr/>
      <w:spacing w:after="0" w:line="240" w:lineRule="auto"/>
      <w:ind/>
    </w:pPr>
    <w:rPr>
      <w:color w:val="404040"/>
      <w:sz w:val="20"/>
      <w:szCs w:val="20"/>
    </w:rPr>
    <w:tblPr>
      <w:tblStyleRowBandSize w:val="1"/>
      <w:tblStyleColBandSize w:val="1"/>
      <w:tblBorders>
        <w:top w:val="single" w:color="957000" w:themeColor="accent4" w:themeShade="95" w:sz="4" w:space="0"/>
        <w:left w:val="single" w:color="957000" w:themeColor="accent4" w:themeShade="95" w:sz="4" w:space="0"/>
        <w:bottom w:val="single" w:color="957000" w:themeColor="accent4" w:themeShade="95" w:sz="4" w:space="0"/>
        <w:right w:val="single" w:color="957000" w:themeColor="accent4" w:themeShade="95" w:sz="4" w:space="0"/>
        <w:insideH w:val="single" w:color="957000" w:themeColor="accent4" w:themeShade="95" w:sz="4" w:space="0"/>
        <w:insideV w:val="single" w:color="957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fir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4" w:customStyle="1">
    <w:name w:val="Bordered &amp; Lined - Accent 5"/>
    <w:basedOn w:val="881"/>
    <w:uiPriority w:val="99"/>
    <w:pPr>
      <w:pBdr/>
      <w:spacing w:after="0" w:line="240" w:lineRule="auto"/>
      <w:ind/>
    </w:pPr>
    <w:rPr>
      <w:color w:val="404040"/>
      <w:sz w:val="20"/>
      <w:szCs w:val="20"/>
    </w:rPr>
    <w:tblPr>
      <w:tblStyleRowBandSize w:val="1"/>
      <w:tblStyleColBandSize w:val="1"/>
      <w:tblBorders>
        <w:top w:val="single" w:color="254175" w:themeColor="accent5" w:themeShade="95" w:sz="4" w:space="0"/>
        <w:left w:val="single" w:color="254175" w:themeColor="accent5" w:themeShade="95" w:sz="4" w:space="0"/>
        <w:bottom w:val="single" w:color="254175" w:themeColor="accent5" w:themeShade="95" w:sz="4" w:space="0"/>
        <w:right w:val="single" w:color="254175" w:themeColor="accent5" w:themeShade="95" w:sz="4" w:space="0"/>
        <w:insideH w:val="single" w:color="254175" w:themeColor="accent5" w:themeShade="95" w:sz="4" w:space="0"/>
        <w:insideV w:val="single" w:color="254175"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band2Vert">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firstCol">
      <w:rPr>
        <w:rFonts w:ascii="Arial" w:hAnsi="Arial"/>
        <w:color w:val="f2f2f2"/>
        <w:sz w:val="22"/>
      </w:rPr>
      <w:pPr>
        <w:pBdr/>
        <w:spacing/>
        <w:ind/>
      </w:pPr>
      <w:tblPr>
        <w:tblBorders/>
      </w:tblPr>
      <w:tcPr>
        <w:shd w:val="clear" w:color="4472c4" w:themeColor="accent5" w:fill="4472c4" w:themeFill="accent5"/>
        <w:tcBorders/>
      </w:tcPr>
    </w:tblStylePr>
    <w:tblStylePr w:type="firstRow">
      <w:rPr>
        <w:rFonts w:ascii="Arial" w:hAnsi="Arial"/>
        <w:color w:val="f2f2f2"/>
        <w:sz w:val="22"/>
      </w:rPr>
      <w:pPr>
        <w:pBdr/>
        <w:spacing/>
        <w:ind/>
      </w:pPr>
      <w:tblPr>
        <w:tblBorders/>
      </w:tblPr>
      <w:tcPr>
        <w:shd w:val="clear" w:color="4472c4" w:themeColor="accent5" w:fill="4472c4" w:themeFill="accent5"/>
        <w:tcBorders/>
      </w:tcPr>
    </w:tblStylePr>
    <w:tblStylePr w:type="lastCol">
      <w:rPr>
        <w:rFonts w:ascii="Arial" w:hAnsi="Arial"/>
        <w:color w:val="f2f2f2"/>
        <w:sz w:val="22"/>
      </w:rPr>
      <w:pPr>
        <w:pBdr/>
        <w:spacing/>
        <w:ind/>
      </w:pPr>
      <w:tblPr>
        <w:tblBorders/>
      </w:tblPr>
      <w:tcPr>
        <w:shd w:val="clear" w:color="4472c4" w:themeColor="accent5" w:fill="4472c4" w:themeFill="accent5"/>
        <w:tcBorders/>
      </w:tcPr>
    </w:tblStylePr>
    <w:tblStylePr w:type="lastRow">
      <w:rPr>
        <w:rFonts w:ascii="Arial" w:hAnsi="Arial"/>
        <w:color w:val="f2f2f2"/>
        <w:sz w:val="22"/>
      </w:rPr>
      <w:pPr>
        <w:pBdr/>
        <w:spacing/>
        <w:ind/>
      </w:pPr>
      <w:tblPr>
        <w:tblBorders/>
      </w:tblPr>
      <w:tcPr>
        <w:shd w:val="clear" w:color="4472c4"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5" w:customStyle="1">
    <w:name w:val="Bordered &amp; Lined - Accent 6"/>
    <w:basedOn w:val="881"/>
    <w:uiPriority w:val="99"/>
    <w:pPr>
      <w:pBdr/>
      <w:spacing w:after="0" w:line="240" w:lineRule="auto"/>
      <w:ind/>
    </w:pPr>
    <w:rPr>
      <w:color w:val="404040"/>
      <w:sz w:val="20"/>
      <w:szCs w:val="20"/>
    </w:rPr>
    <w:tblPr>
      <w:tblStyleRowBandSize w:val="1"/>
      <w:tblStyleColBandSize w:val="1"/>
      <w:tblBorders>
        <w:top w:val="single" w:color="416429" w:themeColor="accent6" w:themeShade="95" w:sz="4" w:space="0"/>
        <w:left w:val="single" w:color="416429" w:themeColor="accent6" w:themeShade="95" w:sz="4" w:space="0"/>
        <w:bottom w:val="single" w:color="416429" w:themeColor="accent6" w:themeShade="95" w:sz="4" w:space="0"/>
        <w:right w:val="single" w:color="416429" w:themeColor="accent6" w:themeShade="95" w:sz="4" w:space="0"/>
        <w:insideH w:val="single" w:color="416429" w:themeColor="accent6" w:themeShade="95" w:sz="4" w:space="0"/>
        <w:insideV w:val="single" w:color="416429"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firstCol">
      <w:rPr>
        <w:rFonts w:ascii="Arial" w:hAnsi="Arial"/>
        <w:color w:val="f2f2f2"/>
        <w:sz w:val="22"/>
      </w:rPr>
      <w:pPr>
        <w:pBdr/>
        <w:spacing/>
        <w:ind/>
      </w:pPr>
      <w:tblPr>
        <w:tblBorders/>
      </w:tblPr>
      <w:tcPr>
        <w:shd w:val="clear" w:color="70ad47" w:themeColor="accent6" w:fill="70ad47" w:themeFill="accent6"/>
        <w:tcBorders/>
      </w:tcPr>
    </w:tblStylePr>
    <w:tblStylePr w:type="firstRow">
      <w:rPr>
        <w:rFonts w:ascii="Arial" w:hAnsi="Arial"/>
        <w:color w:val="f2f2f2"/>
        <w:sz w:val="22"/>
      </w:rPr>
      <w:pPr>
        <w:pBdr/>
        <w:spacing/>
        <w:ind/>
      </w:pPr>
      <w:tblPr>
        <w:tblBorders/>
      </w:tblPr>
      <w:tcPr>
        <w:shd w:val="clear" w:color="70ad47" w:themeColor="accent6" w:fill="70ad47" w:themeFill="accent6"/>
        <w:tcBorders/>
      </w:tcPr>
    </w:tblStylePr>
    <w:tblStylePr w:type="lastCol">
      <w:rPr>
        <w:rFonts w:ascii="Arial" w:hAnsi="Arial"/>
        <w:color w:val="f2f2f2"/>
        <w:sz w:val="22"/>
      </w:rPr>
      <w:pPr>
        <w:pBdr/>
        <w:spacing/>
        <w:ind/>
      </w:pPr>
      <w:tblPr>
        <w:tblBorders/>
      </w:tblPr>
      <w:tcPr>
        <w:shd w:val="clear" w:color="70ad47" w:themeColor="accent6" w:fill="70ad47" w:themeFill="accent6"/>
        <w:tcBorders/>
      </w:tcPr>
    </w:tblStylePr>
    <w:tblStylePr w:type="lastRow">
      <w:rPr>
        <w:rFonts w:ascii="Arial" w:hAnsi="Arial"/>
        <w:color w:val="f2f2f2"/>
        <w:sz w:val="22"/>
      </w:rPr>
      <w:pPr>
        <w:pBdr/>
        <w:spacing/>
        <w:ind/>
      </w:pPr>
      <w:tblPr>
        <w:tblBorders/>
      </w:tblPr>
      <w:tcPr>
        <w:shd w:val="clear" w:color="70ad47"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6" w:customStyle="1">
    <w:name w:val="Bordered"/>
    <w:basedOn w:val="881"/>
    <w:uiPriority w:val="99"/>
    <w:pPr>
      <w:pBdr/>
      <w:spacing w:after="0" w:line="240" w:lineRule="auto"/>
      <w:ind/>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cPr>
      <w:tcBorders/>
    </w:tcPr>
    <w:tblStylePr w:type="band1Horz">
      <w:rPr>
        <w:rFonts w:ascii="Arial" w:hAnsi="Arial"/>
        <w:color w:val="404040"/>
        <w:sz w:val="22"/>
      </w:rPr>
      <w:pPr>
        <w:pBdr/>
        <w:spacing/>
        <w:ind/>
      </w:pPr>
      <w:tblPr>
        <w:tblBorders/>
      </w:tblPr>
      <w:tcPr>
        <w:tc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7f7f7f" w:themeColor="text1" w:themeTint="80" w:sz="12" w:space="0"/>
        </w:tcBorders>
      </w:tcPr>
    </w:tblStylePr>
    <w:tblStylePr w:type="lastCol">
      <w:rPr>
        <w:rFonts w:ascii="Arial" w:hAnsi="Arial"/>
        <w:color w:val="404040"/>
        <w:sz w:val="22"/>
      </w:rPr>
      <w:pPr>
        <w:pBdr/>
        <w:spacing/>
        <w:ind/>
      </w:pPr>
      <w:tblPr>
        <w:tblBorders/>
      </w:tblPr>
      <w:tcPr>
        <w:tcBorders>
          <w:left w:val="single" w:color="7f7f7f" w:themeColor="text1" w:themeTint="80" w:sz="12" w:space="0"/>
        </w:tcBorders>
      </w:tcPr>
    </w:tblStylePr>
    <w:tblStylePr w:type="lastRow">
      <w:rPr>
        <w:rFonts w:ascii="Arial" w:hAnsi="Arial"/>
        <w:color w:val="404040"/>
        <w:sz w:val="22"/>
      </w:rPr>
      <w:pPr>
        <w:pBdr/>
        <w:spacing/>
        <w:ind/>
      </w:pPr>
      <w:tblPr>
        <w:tblBorders/>
      </w:tblPr>
      <w:tcPr>
        <w:tcBorders>
          <w:top w:val="single" w:color="7f7f7f"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7" w:customStyle="1">
    <w:name w:val="Bordered - Accent 1"/>
    <w:basedOn w:val="881"/>
    <w:uiPriority w:val="99"/>
    <w:pPr>
      <w:pBdr/>
      <w:spacing w:after="0" w:line="240" w:lineRule="auto"/>
      <w:ind/>
    </w:pPr>
    <w:tblPr>
      <w:tblStyleRowBandSize w:val="1"/>
      <w:tblStyleColBandSize w:val="1"/>
      <w:tbl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insideH w:val="single" w:color="bcd6ee" w:themeColor="accent1" w:themeTint="67" w:sz="4" w:space="0"/>
        <w:insideV w:val="single" w:color="bcd6ee"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5b9bd5" w:themeColor="accent1" w:sz="12" w:space="0"/>
        </w:tcBorders>
      </w:tcPr>
    </w:tblStylePr>
    <w:tblStylePr w:type="lastCol">
      <w:rPr>
        <w:rFonts w:ascii="Arial" w:hAnsi="Arial"/>
        <w:color w:val="404040"/>
        <w:sz w:val="22"/>
      </w:rPr>
      <w:pPr>
        <w:pBdr/>
        <w:spacing/>
        <w:ind/>
      </w:pPr>
      <w:tblPr>
        <w:tblBorders/>
      </w:tblPr>
      <w:tcPr>
        <w:tcBorders>
          <w:left w:val="single" w:color="5b9bd5" w:themeColor="accent1" w:sz="12" w:space="0"/>
        </w:tcBorders>
      </w:tcPr>
    </w:tblStylePr>
    <w:tblStylePr w:type="lastRow">
      <w:rPr>
        <w:rFonts w:ascii="Arial" w:hAnsi="Arial"/>
        <w:color w:val="404040"/>
        <w:sz w:val="22"/>
      </w:rPr>
      <w:pPr>
        <w:pBdr/>
        <w:spacing/>
        <w:ind/>
      </w:pPr>
      <w:tblPr>
        <w:tblBorders/>
      </w:tblPr>
      <w:tcPr>
        <w:tcBorders>
          <w:top w:val="single" w:color="5b9bd5"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8" w:customStyle="1">
    <w:name w:val="Bordered - Accent 2"/>
    <w:basedOn w:val="881"/>
    <w:uiPriority w:val="99"/>
    <w:pPr>
      <w:pBdr/>
      <w:spacing w:after="0" w:line="240" w:lineRule="auto"/>
      <w:ind/>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f4b184" w:themeColor="accent2" w:themeTint="97" w:sz="12" w:space="0"/>
        </w:tcBorders>
      </w:tcPr>
    </w:tblStylePr>
    <w:tblStylePr w:type="lastCol">
      <w:rPr>
        <w:rFonts w:ascii="Arial" w:hAnsi="Arial"/>
        <w:color w:val="404040"/>
        <w:sz w:val="22"/>
      </w:rPr>
      <w:pPr>
        <w:pBdr/>
        <w:spacing/>
        <w:ind/>
      </w:pPr>
      <w:tblPr>
        <w:tblBorders/>
      </w:tblPr>
      <w:tcPr>
        <w:tcBorders>
          <w:left w:val="single" w:color="f4b184" w:themeColor="accent2" w:themeTint="97" w:sz="12" w:space="0"/>
        </w:tcBorders>
      </w:tcPr>
    </w:tblStylePr>
    <w:tblStylePr w:type="lastRow">
      <w:rPr>
        <w:rFonts w:ascii="Arial" w:hAnsi="Arial"/>
        <w:color w:val="404040"/>
        <w:sz w:val="22"/>
      </w:rPr>
      <w:pPr>
        <w:pBdr/>
        <w:spacing/>
        <w:ind/>
      </w:pPr>
      <w:tblPr>
        <w:tblBorders/>
      </w:tblPr>
      <w:tcPr>
        <w:tcBorders>
          <w:top w:val="single" w:color="f4b184"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9" w:customStyle="1">
    <w:name w:val="Bordered - Accent 3"/>
    <w:basedOn w:val="881"/>
    <w:uiPriority w:val="99"/>
    <w:pPr>
      <w:pBdr/>
      <w:spacing w:after="0" w:line="240" w:lineRule="auto"/>
      <w:ind/>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c9c9c9" w:themeColor="accent3" w:themeTint="98" w:sz="12" w:space="0"/>
        </w:tcBorders>
      </w:tcPr>
    </w:tblStylePr>
    <w:tblStylePr w:type="lastCol">
      <w:rPr>
        <w:rFonts w:ascii="Arial" w:hAnsi="Arial"/>
        <w:color w:val="404040"/>
        <w:sz w:val="22"/>
      </w:rPr>
      <w:pPr>
        <w:pBdr/>
        <w:spacing/>
        <w:ind/>
      </w:pPr>
      <w:tblPr>
        <w:tblBorders/>
      </w:tblPr>
      <w:tcPr>
        <w:tcBorders>
          <w:left w:val="single" w:color="c9c9c9" w:themeColor="accent3" w:themeTint="98" w:sz="12" w:space="0"/>
        </w:tcBorders>
      </w:tcPr>
    </w:tblStylePr>
    <w:tblStylePr w:type="lastRow">
      <w:rPr>
        <w:rFonts w:ascii="Arial" w:hAnsi="Arial"/>
        <w:color w:val="404040"/>
        <w:sz w:val="22"/>
      </w:rPr>
      <w:pPr>
        <w:pBdr/>
        <w:spacing/>
        <w:ind/>
      </w:pPr>
      <w:tblPr>
        <w:tblBorders/>
      </w:tblPr>
      <w:tcPr>
        <w:tcBorders>
          <w:top w:val="single" w:color="c9c9c9"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0" w:customStyle="1">
    <w:name w:val="Bordered - Accent 4"/>
    <w:basedOn w:val="881"/>
    <w:uiPriority w:val="99"/>
    <w:pPr>
      <w:pBdr/>
      <w:spacing w:after="0" w:line="240" w:lineRule="auto"/>
      <w:ind/>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ffd865" w:themeColor="accent4" w:themeTint="9A" w:sz="12" w:space="0"/>
        </w:tcBorders>
      </w:tcPr>
    </w:tblStylePr>
    <w:tblStylePr w:type="lastCol">
      <w:rPr>
        <w:rFonts w:ascii="Arial" w:hAnsi="Arial"/>
        <w:color w:val="404040"/>
        <w:sz w:val="22"/>
      </w:rPr>
      <w:pPr>
        <w:pBdr/>
        <w:spacing/>
        <w:ind/>
      </w:pPr>
      <w:tblPr>
        <w:tblBorders/>
      </w:tblPr>
      <w:tcPr>
        <w:tcBorders>
          <w:left w:val="single" w:color="ffd865" w:themeColor="accent4" w:themeTint="9A" w:sz="12" w:space="0"/>
        </w:tcBorders>
      </w:tcPr>
    </w:tblStylePr>
    <w:tblStylePr w:type="lastRow">
      <w:rPr>
        <w:rFonts w:ascii="Arial" w:hAnsi="Arial"/>
        <w:color w:val="404040"/>
        <w:sz w:val="22"/>
      </w:rPr>
      <w:pPr>
        <w:pBdr/>
        <w:spacing/>
        <w:ind/>
      </w:pPr>
      <w:tblPr>
        <w:tblBorders/>
      </w:tblPr>
      <w:tcPr>
        <w:tcBorders>
          <w:top w:val="single" w:color="ffd865"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1" w:customStyle="1">
    <w:name w:val="Bordered - Accent 5"/>
    <w:basedOn w:val="881"/>
    <w:uiPriority w:val="99"/>
    <w:pPr>
      <w:pBdr/>
      <w:spacing w:after="0" w:line="240" w:lineRule="auto"/>
      <w:ind/>
    </w:pPr>
    <w:tblPr>
      <w:tblStyleRowBandSize w:val="1"/>
      <w:tblStyleColBandSize w:val="1"/>
      <w:tblBorders>
        <w:top w:val="single" w:color="b3c5e7" w:themeColor="accent5" w:themeTint="67" w:sz="4" w:space="0"/>
        <w:left w:val="single" w:color="b3c5e7" w:themeColor="accent5" w:themeTint="67" w:sz="4" w:space="0"/>
        <w:bottom w:val="single" w:color="b3c5e7" w:themeColor="accent5" w:themeTint="67" w:sz="4" w:space="0"/>
        <w:right w:val="single" w:color="b3c5e7" w:themeColor="accent5" w:themeTint="67" w:sz="4" w:space="0"/>
        <w:insideH w:val="single" w:color="b3c5e7" w:themeColor="accent5" w:themeTint="67" w:sz="4" w:space="0"/>
        <w:insideV w:val="single" w:color="b3c5e7"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b3c5e7" w:themeColor="accent5" w:themeTint="67" w:sz="4" w:space="0"/>
          <w:left w:val="single" w:color="b3c5e7" w:themeColor="accent5" w:themeTint="67" w:sz="4" w:space="0"/>
          <w:bottom w:val="single" w:color="b3c5e7" w:themeColor="accent5" w:themeTint="67" w:sz="4" w:space="0"/>
          <w:right w:val="single" w:color="b3c5e7"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8da9db" w:themeColor="accent5" w:themeTint="9A" w:sz="12" w:space="0"/>
        </w:tcBorders>
      </w:tcPr>
    </w:tblStylePr>
    <w:tblStylePr w:type="lastCol">
      <w:rPr>
        <w:rFonts w:ascii="Arial" w:hAnsi="Arial"/>
        <w:color w:val="404040"/>
        <w:sz w:val="22"/>
      </w:rPr>
      <w:pPr>
        <w:pBdr/>
        <w:spacing/>
        <w:ind/>
      </w:pPr>
      <w:tblPr>
        <w:tblBorders/>
      </w:tblPr>
      <w:tcPr>
        <w:tcBorders>
          <w:left w:val="single" w:color="8da9db" w:themeColor="accent5" w:themeTint="9A" w:sz="12" w:space="0"/>
        </w:tcBorders>
      </w:tcPr>
    </w:tblStylePr>
    <w:tblStylePr w:type="lastRow">
      <w:rPr>
        <w:rFonts w:ascii="Arial" w:hAnsi="Arial"/>
        <w:color w:val="404040"/>
        <w:sz w:val="22"/>
      </w:rPr>
      <w:pPr>
        <w:pBdr/>
        <w:spacing/>
        <w:ind/>
      </w:pPr>
      <w:tblPr>
        <w:tblBorders/>
      </w:tblPr>
      <w:tcPr>
        <w:tcBorders>
          <w:top w:val="single" w:color="8da9db"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2" w:customStyle="1">
    <w:name w:val="Bordered - Accent 6"/>
    <w:basedOn w:val="881"/>
    <w:uiPriority w:val="99"/>
    <w:pPr>
      <w:pBdr/>
      <w:spacing w:after="0" w:line="240" w:lineRule="auto"/>
      <w:ind/>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a9d08e" w:themeColor="accent6" w:themeTint="98" w:sz="12" w:space="0"/>
        </w:tcBorders>
      </w:tcPr>
    </w:tblStylePr>
    <w:tblStylePr w:type="lastCol">
      <w:rPr>
        <w:rFonts w:ascii="Arial" w:hAnsi="Arial"/>
        <w:color w:val="404040"/>
        <w:sz w:val="22"/>
      </w:rPr>
      <w:pPr>
        <w:pBdr/>
        <w:spacing/>
        <w:ind/>
      </w:pPr>
      <w:tblPr>
        <w:tblBorders/>
      </w:tblPr>
      <w:tcPr>
        <w:tcBorders>
          <w:left w:val="single" w:color="a9d08e" w:themeColor="accent6" w:themeTint="98" w:sz="12" w:space="0"/>
        </w:tcBorders>
      </w:tcPr>
    </w:tblStylePr>
    <w:tblStylePr w:type="lastRow">
      <w:rPr>
        <w:rFonts w:ascii="Arial" w:hAnsi="Arial"/>
        <w:color w:val="404040"/>
        <w:sz w:val="22"/>
      </w:rPr>
      <w:pPr>
        <w:pBdr/>
        <w:spacing/>
        <w:ind/>
      </w:pPr>
      <w:tblPr>
        <w:tblBorders/>
      </w:tblPr>
      <w:tcPr>
        <w:tcBorders>
          <w:top w:val="single" w:color="a9d08e"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033">
    <w:name w:val="Hyperlink"/>
    <w:uiPriority w:val="99"/>
    <w:unhideWhenUsed/>
    <w:pPr>
      <w:pBdr/>
      <w:spacing/>
      <w:ind/>
    </w:pPr>
    <w:rPr>
      <w:color w:val="0563c1" w:themeColor="hyperlink"/>
      <w:u w:val="single"/>
    </w:rPr>
  </w:style>
  <w:style w:type="paragraph" w:styleId="1034">
    <w:name w:val="footnote text"/>
    <w:basedOn w:val="870"/>
    <w:link w:val="1035"/>
    <w:uiPriority w:val="99"/>
    <w:semiHidden/>
    <w:unhideWhenUsed/>
    <w:pPr>
      <w:pBdr/>
      <w:spacing w:after="40" w:line="240" w:lineRule="auto"/>
      <w:ind/>
    </w:pPr>
    <w:rPr>
      <w:sz w:val="18"/>
    </w:rPr>
  </w:style>
  <w:style w:type="character" w:styleId="1035" w:customStyle="1">
    <w:name w:val="Footnote Text Char"/>
    <w:link w:val="1034"/>
    <w:uiPriority w:val="99"/>
    <w:pPr>
      <w:pBdr/>
      <w:spacing/>
      <w:ind/>
    </w:pPr>
    <w:rPr>
      <w:sz w:val="18"/>
    </w:rPr>
  </w:style>
  <w:style w:type="character" w:styleId="1036">
    <w:name w:val="footnote reference"/>
    <w:uiPriority w:val="99"/>
    <w:unhideWhenUsed/>
    <w:pPr>
      <w:pBdr/>
      <w:spacing/>
      <w:ind/>
    </w:pPr>
    <w:rPr>
      <w:vertAlign w:val="superscript"/>
    </w:rPr>
  </w:style>
  <w:style w:type="paragraph" w:styleId="1037">
    <w:name w:val="endnote text"/>
    <w:basedOn w:val="870"/>
    <w:link w:val="1038"/>
    <w:uiPriority w:val="99"/>
    <w:semiHidden/>
    <w:unhideWhenUsed/>
    <w:pPr>
      <w:pBdr/>
      <w:spacing w:after="0" w:line="240" w:lineRule="auto"/>
      <w:ind/>
    </w:pPr>
    <w:rPr>
      <w:sz w:val="20"/>
    </w:rPr>
  </w:style>
  <w:style w:type="character" w:styleId="1038" w:customStyle="1">
    <w:name w:val="Endnote Text Char"/>
    <w:link w:val="1037"/>
    <w:uiPriority w:val="99"/>
    <w:pPr>
      <w:pBdr/>
      <w:spacing/>
      <w:ind/>
    </w:pPr>
    <w:rPr>
      <w:sz w:val="20"/>
    </w:rPr>
  </w:style>
  <w:style w:type="character" w:styleId="1039">
    <w:name w:val="endnote reference"/>
    <w:uiPriority w:val="99"/>
    <w:semiHidden/>
    <w:unhideWhenUsed/>
    <w:pPr>
      <w:pBdr/>
      <w:spacing/>
      <w:ind/>
    </w:pPr>
    <w:rPr>
      <w:vertAlign w:val="superscript"/>
    </w:rPr>
  </w:style>
  <w:style w:type="paragraph" w:styleId="1040">
    <w:name w:val="toc 1"/>
    <w:basedOn w:val="870"/>
    <w:next w:val="870"/>
    <w:uiPriority w:val="39"/>
    <w:unhideWhenUsed/>
    <w:pPr>
      <w:pBdr/>
      <w:spacing w:after="57"/>
      <w:ind/>
    </w:pPr>
  </w:style>
  <w:style w:type="paragraph" w:styleId="1041">
    <w:name w:val="toc 2"/>
    <w:basedOn w:val="870"/>
    <w:next w:val="870"/>
    <w:uiPriority w:val="39"/>
    <w:unhideWhenUsed/>
    <w:pPr>
      <w:pBdr/>
      <w:spacing w:after="57"/>
      <w:ind w:left="283"/>
    </w:pPr>
  </w:style>
  <w:style w:type="paragraph" w:styleId="1042">
    <w:name w:val="toc 3"/>
    <w:basedOn w:val="870"/>
    <w:next w:val="870"/>
    <w:uiPriority w:val="39"/>
    <w:unhideWhenUsed/>
    <w:pPr>
      <w:pBdr/>
      <w:spacing w:after="57"/>
      <w:ind w:left="567"/>
    </w:pPr>
  </w:style>
  <w:style w:type="paragraph" w:styleId="1043">
    <w:name w:val="toc 4"/>
    <w:basedOn w:val="870"/>
    <w:next w:val="870"/>
    <w:uiPriority w:val="39"/>
    <w:unhideWhenUsed/>
    <w:pPr>
      <w:pBdr/>
      <w:spacing w:after="57"/>
      <w:ind w:left="850"/>
    </w:pPr>
  </w:style>
  <w:style w:type="paragraph" w:styleId="1044">
    <w:name w:val="toc 5"/>
    <w:basedOn w:val="870"/>
    <w:next w:val="870"/>
    <w:uiPriority w:val="39"/>
    <w:unhideWhenUsed/>
    <w:pPr>
      <w:pBdr/>
      <w:spacing w:after="57"/>
      <w:ind w:left="1134"/>
    </w:pPr>
  </w:style>
  <w:style w:type="paragraph" w:styleId="1045">
    <w:name w:val="toc 6"/>
    <w:basedOn w:val="870"/>
    <w:next w:val="870"/>
    <w:uiPriority w:val="39"/>
    <w:unhideWhenUsed/>
    <w:pPr>
      <w:pBdr/>
      <w:spacing w:after="57"/>
      <w:ind w:left="1417"/>
    </w:pPr>
  </w:style>
  <w:style w:type="paragraph" w:styleId="1046">
    <w:name w:val="toc 7"/>
    <w:basedOn w:val="870"/>
    <w:next w:val="870"/>
    <w:uiPriority w:val="39"/>
    <w:unhideWhenUsed/>
    <w:pPr>
      <w:pBdr/>
      <w:spacing w:after="57"/>
      <w:ind w:left="1701"/>
    </w:pPr>
  </w:style>
  <w:style w:type="paragraph" w:styleId="1047">
    <w:name w:val="toc 8"/>
    <w:basedOn w:val="870"/>
    <w:next w:val="870"/>
    <w:uiPriority w:val="39"/>
    <w:unhideWhenUsed/>
    <w:pPr>
      <w:pBdr/>
      <w:spacing w:after="57"/>
      <w:ind w:left="1984"/>
    </w:pPr>
  </w:style>
  <w:style w:type="paragraph" w:styleId="1048">
    <w:name w:val="toc 9"/>
    <w:basedOn w:val="870"/>
    <w:next w:val="870"/>
    <w:uiPriority w:val="39"/>
    <w:unhideWhenUsed/>
    <w:pPr>
      <w:pBdr/>
      <w:spacing w:after="57"/>
      <w:ind w:left="2268"/>
    </w:pPr>
  </w:style>
  <w:style w:type="paragraph" w:styleId="1049">
    <w:name w:val="TOC Heading"/>
    <w:uiPriority w:val="39"/>
    <w:unhideWhenUsed/>
    <w:pPr>
      <w:pBdr/>
      <w:spacing/>
      <w:ind/>
    </w:pPr>
  </w:style>
  <w:style w:type="paragraph" w:styleId="1050">
    <w:name w:val="table of figures"/>
    <w:basedOn w:val="870"/>
    <w:next w:val="870"/>
    <w:uiPriority w:val="99"/>
    <w:unhideWhenUsed/>
    <w:pPr>
      <w:pBdr/>
      <w:spacing w:after="0"/>
      <w:ind/>
    </w:pPr>
  </w:style>
  <w:style w:type="paragraph" w:styleId="1051">
    <w:name w:val="No Spacing"/>
    <w:basedOn w:val="870"/>
    <w:uiPriority w:val="1"/>
    <w:qFormat/>
    <w:pPr>
      <w:pBdr/>
      <w:spacing w:after="0" w:line="240" w:lineRule="auto"/>
      <w:ind/>
    </w:pPr>
  </w:style>
  <w:style w:type="paragraph" w:styleId="1052">
    <w:name w:val="List Paragraph"/>
    <w:basedOn w:val="870"/>
    <w:uiPriority w:val="34"/>
    <w:qFormat/>
    <w:pPr>
      <w:pBdr/>
      <w:spacing/>
      <w:ind w:left="720"/>
      <w:contextualSpacing w:val="true"/>
    </w:pPr>
  </w:style>
  <w:style w:type="paragraph" w:styleId="1053">
    <w:name w:val="Revision"/>
    <w:hidden/>
    <w:uiPriority w:val="99"/>
    <w:semiHidden/>
    <w:pPr>
      <w:pBdr/>
      <w:spacing w:after="0" w:line="240" w:lineRule="auto"/>
      <w:ind/>
    </w:pPr>
  </w:style>
  <w:style w:type="character" w:styleId="1054">
    <w:name w:val="annotation reference"/>
    <w:basedOn w:val="880"/>
    <w:uiPriority w:val="99"/>
    <w:semiHidden/>
    <w:unhideWhenUsed/>
    <w:pPr>
      <w:pBdr/>
      <w:spacing/>
      <w:ind/>
    </w:pPr>
    <w:rPr>
      <w:sz w:val="16"/>
      <w:szCs w:val="16"/>
    </w:rPr>
  </w:style>
  <w:style w:type="paragraph" w:styleId="1055">
    <w:name w:val="annotation text"/>
    <w:basedOn w:val="870"/>
    <w:link w:val="1056"/>
    <w:uiPriority w:val="99"/>
    <w:unhideWhenUsed/>
    <w:pPr>
      <w:pBdr/>
      <w:spacing w:line="240" w:lineRule="auto"/>
      <w:ind/>
    </w:pPr>
    <w:rPr>
      <w:sz w:val="20"/>
      <w:szCs w:val="20"/>
    </w:rPr>
  </w:style>
  <w:style w:type="character" w:styleId="1056" w:customStyle="1">
    <w:name w:val="Comment Text Char"/>
    <w:basedOn w:val="880"/>
    <w:link w:val="1055"/>
    <w:uiPriority w:val="99"/>
    <w:pPr>
      <w:pBdr/>
      <w:spacing/>
      <w:ind/>
    </w:pPr>
    <w:rPr>
      <w:sz w:val="20"/>
      <w:szCs w:val="20"/>
    </w:rPr>
  </w:style>
  <w:style w:type="paragraph" w:styleId="1057">
    <w:name w:val="annotation subject"/>
    <w:basedOn w:val="1055"/>
    <w:next w:val="1055"/>
    <w:link w:val="1058"/>
    <w:uiPriority w:val="99"/>
    <w:semiHidden/>
    <w:unhideWhenUsed/>
    <w:pPr>
      <w:pBdr/>
      <w:spacing/>
      <w:ind/>
    </w:pPr>
    <w:rPr>
      <w:b/>
      <w:bCs/>
    </w:rPr>
  </w:style>
  <w:style w:type="character" w:styleId="1058" w:customStyle="1">
    <w:name w:val="Comment Subject Char"/>
    <w:basedOn w:val="1056"/>
    <w:link w:val="1057"/>
    <w:uiPriority w:val="99"/>
    <w:semiHidden/>
    <w:pPr>
      <w:pBdr/>
      <w:spacing/>
      <w:ind/>
    </w:pPr>
    <w:rPr>
      <w:b/>
      <w:bCs/>
      <w:sz w:val="20"/>
      <w:szCs w:val="20"/>
    </w:rPr>
  </w:style>
  <w:style w:type="character" w:styleId="1059">
    <w:name w:val="Unresolved Mention"/>
    <w:basedOn w:val="880"/>
    <w:uiPriority w:val="99"/>
    <w:semiHidden/>
    <w:unhideWhenUsed/>
    <w:pPr>
      <w:pBdr/>
      <w:spacing/>
      <w:ind/>
    </w:pPr>
    <w:rPr>
      <w:color w:val="605e5c"/>
      <w:shd w:val="clear" w:color="auto" w:fill="e1dfdd"/>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customXml" Target="../customXml/item1.xml" /><Relationship Id="rId12" Type="http://schemas.openxmlformats.org/officeDocument/2006/relationships/image" Target="media/image1.png"/><Relationship Id="rId13" Type="http://schemas.openxmlformats.org/officeDocument/2006/relationships/comments" Target="comments.xml" /><Relationship Id="rId14" Type="http://schemas.microsoft.com/office/2011/relationships/commentsExtended" Target="commentsExtended.xml" /><Relationship Id="rId15" Type="http://schemas.microsoft.com/office/2018/08/relationships/commentsExtensible" Target="commentsExtensible.xml" /><Relationship Id="rId16" Type="http://schemas.microsoft.com/office/2016/09/relationships/commentsIds" Target="commentsIds.xml" /><Relationship Id="rId17" Type="http://schemas.microsoft.com/office/2011/relationships/people" Target="people.xml" /><Relationship Id="rId18" Type="http://schemas.onlyoffice.com/commentsDocument" Target="commentsDocument.xml" /><Relationship Id="rId19" Type="http://schemas.onlyoffice.com/commentsExtendedDocument" Target="commentsExtendedDocument.xml" /><Relationship Id="rId20" Type="http://schemas.onlyoffice.com/commentsExtensibleDocument" Target="commentsExtensibleDocument.xml" /><Relationship Id="rId21" Type="http://schemas.onlyoffice.com/commentsIdsDocument" Target="commentsIdsDocument.xml" /><Relationship Id="rId22" Type="http://schemas.onlyoffice.com/peopleDocument" Target="peopleDocument.xml" /></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 Id="rId1" Type="http://schemas.openxmlformats.org/officeDocument/2006/relationships/hyperlink" Target="https://youtu.be/XiZ0pdgN0wA?si=dberpjOmjL3-lpYB" TargetMode="External"/><Relationship Id="rId2" Type="http://schemas.openxmlformats.org/officeDocument/2006/relationships/hyperlink" Target="https://github.com/me15degrees/algorhyme/blob/main/README.md" TargetMode="External"/></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C2C136-E606-4F71-8AC8-D20FF3B566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Application>ONLYOFFICE/8.0.1.31</Application>
  <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162</cp:revision>
  <dcterms:created xsi:type="dcterms:W3CDTF">2024-05-24T01:52:00Z</dcterms:created>
  <dcterms:modified xsi:type="dcterms:W3CDTF">2024-08-02T20:16:58Z</dcterms:modified>
</cp:coreProperties>
</file>